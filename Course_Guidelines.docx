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95"/>
      </w:tblGrid>
      <w:tr w:rsidR="00DA6855">
        <w:trPr>
          <w:trHeight w:val="477"/>
        </w:trPr>
        <w:tc>
          <w:tcPr>
            <w:tcW w:w="10495" w:type="dxa"/>
          </w:tcPr>
          <w:p w:rsidR="00DA6855" w:rsidRDefault="00660AD9">
            <w:pPr>
              <w:pStyle w:val="TableParagraph"/>
              <w:spacing w:before="100"/>
              <w:rPr>
                <w:rFonts w:ascii="Times New Roman"/>
                <w:b/>
                <w:sz w:val="24"/>
              </w:rPr>
            </w:pPr>
            <w:r>
              <w:rPr>
                <w:rFonts w:ascii="Times New Roman"/>
                <w:b/>
                <w:sz w:val="24"/>
              </w:rPr>
              <w:t>TITLE:</w:t>
            </w:r>
            <w:r>
              <w:rPr>
                <w:rFonts w:ascii="Times New Roman"/>
                <w:b/>
                <w:spacing w:val="-1"/>
                <w:sz w:val="24"/>
              </w:rPr>
              <w:t xml:space="preserve"> </w:t>
            </w:r>
            <w:r>
              <w:rPr>
                <w:rFonts w:ascii="Times New Roman"/>
                <w:b/>
                <w:sz w:val="24"/>
              </w:rPr>
              <w:t>ESP32</w:t>
            </w:r>
            <w:r>
              <w:rPr>
                <w:rFonts w:ascii="Times New Roman"/>
                <w:b/>
                <w:spacing w:val="-1"/>
                <w:sz w:val="24"/>
              </w:rPr>
              <w:t xml:space="preserve"> </w:t>
            </w:r>
            <w:r>
              <w:rPr>
                <w:rFonts w:ascii="Times New Roman"/>
                <w:b/>
                <w:sz w:val="24"/>
              </w:rPr>
              <w:t>USING</w:t>
            </w:r>
            <w:r>
              <w:rPr>
                <w:rFonts w:ascii="Times New Roman"/>
                <w:b/>
                <w:spacing w:val="-2"/>
                <w:sz w:val="24"/>
              </w:rPr>
              <w:t xml:space="preserve"> </w:t>
            </w:r>
            <w:r>
              <w:rPr>
                <w:rFonts w:ascii="Times New Roman"/>
                <w:b/>
                <w:sz w:val="24"/>
              </w:rPr>
              <w:t>HTTP</w:t>
            </w:r>
            <w:r>
              <w:rPr>
                <w:rFonts w:ascii="Times New Roman"/>
                <w:b/>
                <w:spacing w:val="-4"/>
                <w:sz w:val="24"/>
              </w:rPr>
              <w:t xml:space="preserve"> </w:t>
            </w:r>
            <w:r>
              <w:rPr>
                <w:rFonts w:ascii="Times New Roman"/>
                <w:b/>
                <w:sz w:val="24"/>
              </w:rPr>
              <w:t>PROTOCOL</w:t>
            </w:r>
          </w:p>
        </w:tc>
      </w:tr>
      <w:tr w:rsidR="00DA6855">
        <w:trPr>
          <w:trHeight w:val="12473"/>
        </w:trPr>
        <w:tc>
          <w:tcPr>
            <w:tcW w:w="10495" w:type="dxa"/>
          </w:tcPr>
          <w:p w:rsidR="00DA6855" w:rsidRDefault="00660AD9">
            <w:pPr>
              <w:pStyle w:val="TableParagraph"/>
              <w:spacing w:before="95"/>
              <w:rPr>
                <w:b/>
              </w:rPr>
            </w:pPr>
            <w:r>
              <w:rPr>
                <w:b/>
              </w:rPr>
              <w:t>Objectives:</w:t>
            </w:r>
          </w:p>
          <w:p w:rsidR="00DA6855" w:rsidRDefault="00DA6855">
            <w:pPr>
              <w:pStyle w:val="TableParagraph"/>
              <w:spacing w:before="2"/>
              <w:ind w:left="0"/>
              <w:rPr>
                <w:rFonts w:ascii="Times New Roman"/>
                <w:sz w:val="24"/>
              </w:rPr>
            </w:pPr>
          </w:p>
          <w:p w:rsidR="00DA6855" w:rsidRDefault="00660AD9">
            <w:pPr>
              <w:pStyle w:val="TableParagraph"/>
            </w:pPr>
            <w:r>
              <w:t>Upon</w:t>
            </w:r>
            <w:r>
              <w:rPr>
                <w:spacing w:val="-1"/>
              </w:rPr>
              <w:t xml:space="preserve"> </w:t>
            </w:r>
            <w:r>
              <w:t>completion</w:t>
            </w:r>
            <w:r>
              <w:rPr>
                <w:spacing w:val="-3"/>
              </w:rPr>
              <w:t xml:space="preserve"> </w:t>
            </w:r>
            <w:r>
              <w:t>of</w:t>
            </w:r>
            <w:r>
              <w:rPr>
                <w:spacing w:val="2"/>
              </w:rPr>
              <w:t xml:space="preserve"> </w:t>
            </w:r>
            <w:r>
              <w:t>this</w:t>
            </w:r>
            <w:r>
              <w:rPr>
                <w:spacing w:val="-5"/>
              </w:rPr>
              <w:t xml:space="preserve"> </w:t>
            </w:r>
            <w:r>
              <w:t>practical</w:t>
            </w:r>
            <w:r>
              <w:rPr>
                <w:spacing w:val="-1"/>
              </w:rPr>
              <w:t xml:space="preserve"> </w:t>
            </w:r>
            <w:r>
              <w:t>work,</w:t>
            </w:r>
            <w:r>
              <w:rPr>
                <w:spacing w:val="-2"/>
              </w:rPr>
              <w:t xml:space="preserve"> </w:t>
            </w:r>
            <w:r w:rsidR="00E44F1C">
              <w:rPr>
                <w:spacing w:val="-2"/>
              </w:rPr>
              <w:t xml:space="preserve">you </w:t>
            </w:r>
            <w:r>
              <w:t>should</w:t>
            </w:r>
            <w:r>
              <w:rPr>
                <w:spacing w:val="-1"/>
              </w:rPr>
              <w:t xml:space="preserve"> </w:t>
            </w:r>
            <w:r>
              <w:t>be</w:t>
            </w:r>
            <w:r>
              <w:rPr>
                <w:spacing w:val="-1"/>
              </w:rPr>
              <w:t xml:space="preserve"> </w:t>
            </w:r>
            <w:r>
              <w:t>able</w:t>
            </w:r>
            <w:r>
              <w:rPr>
                <w:spacing w:val="-2"/>
              </w:rPr>
              <w:t xml:space="preserve"> </w:t>
            </w:r>
            <w:r>
              <w:t>to:</w:t>
            </w:r>
          </w:p>
          <w:p w:rsidR="00DA6855" w:rsidRDefault="00660AD9">
            <w:pPr>
              <w:pStyle w:val="TableParagraph"/>
              <w:numPr>
                <w:ilvl w:val="0"/>
                <w:numId w:val="16"/>
              </w:numPr>
              <w:tabs>
                <w:tab w:val="left" w:pos="1540"/>
                <w:tab w:val="left" w:pos="1541"/>
              </w:tabs>
              <w:spacing w:before="3" w:line="237" w:lineRule="auto"/>
              <w:ind w:right="288"/>
            </w:pPr>
            <w:r>
              <w:t>Write</w:t>
            </w:r>
            <w:r>
              <w:rPr>
                <w:spacing w:val="-3"/>
              </w:rPr>
              <w:t xml:space="preserve"> </w:t>
            </w:r>
            <w:r>
              <w:t>codes</w:t>
            </w:r>
            <w:r>
              <w:rPr>
                <w:spacing w:val="-2"/>
              </w:rPr>
              <w:t xml:space="preserve"> </w:t>
            </w:r>
            <w:r>
              <w:t>to</w:t>
            </w:r>
            <w:r>
              <w:rPr>
                <w:spacing w:val="-2"/>
              </w:rPr>
              <w:t xml:space="preserve"> </w:t>
            </w:r>
            <w:r>
              <w:t>establish</w:t>
            </w:r>
            <w:r>
              <w:rPr>
                <w:spacing w:val="-3"/>
              </w:rPr>
              <w:t xml:space="preserve"> </w:t>
            </w:r>
            <w:r>
              <w:t>a connection</w:t>
            </w:r>
            <w:r>
              <w:rPr>
                <w:spacing w:val="-2"/>
              </w:rPr>
              <w:t xml:space="preserve"> </w:t>
            </w:r>
            <w:r>
              <w:t>to</w:t>
            </w:r>
            <w:r>
              <w:rPr>
                <w:spacing w:val="-3"/>
              </w:rPr>
              <w:t xml:space="preserve"> </w:t>
            </w:r>
            <w:r>
              <w:t>the</w:t>
            </w:r>
            <w:r>
              <w:rPr>
                <w:spacing w:val="-2"/>
              </w:rPr>
              <w:t xml:space="preserve"> </w:t>
            </w:r>
            <w:r>
              <w:t>internet</w:t>
            </w:r>
            <w:r>
              <w:rPr>
                <w:spacing w:val="2"/>
              </w:rPr>
              <w:t xml:space="preserve"> </w:t>
            </w:r>
            <w:r>
              <w:t>and</w:t>
            </w:r>
            <w:r>
              <w:rPr>
                <w:spacing w:val="-3"/>
              </w:rPr>
              <w:t xml:space="preserve"> </w:t>
            </w:r>
            <w:r>
              <w:t>display</w:t>
            </w:r>
            <w:r>
              <w:rPr>
                <w:spacing w:val="-2"/>
              </w:rPr>
              <w:t xml:space="preserve"> </w:t>
            </w:r>
            <w:r>
              <w:t>data</w:t>
            </w:r>
            <w:r>
              <w:rPr>
                <w:spacing w:val="-2"/>
              </w:rPr>
              <w:t xml:space="preserve"> </w:t>
            </w:r>
            <w:r>
              <w:t>from sensor</w:t>
            </w:r>
            <w:r>
              <w:rPr>
                <w:spacing w:val="-1"/>
              </w:rPr>
              <w:t xml:space="preserve"> </w:t>
            </w:r>
            <w:r>
              <w:t>to</w:t>
            </w:r>
            <w:r>
              <w:rPr>
                <w:spacing w:val="-2"/>
              </w:rPr>
              <w:t xml:space="preserve"> </w:t>
            </w:r>
            <w:r>
              <w:t>web</w:t>
            </w:r>
            <w:r>
              <w:rPr>
                <w:spacing w:val="-59"/>
              </w:rPr>
              <w:t xml:space="preserve"> </w:t>
            </w:r>
            <w:r>
              <w:t>browser successfully.</w:t>
            </w:r>
          </w:p>
          <w:p w:rsidR="00DA6855" w:rsidRDefault="00DA6855">
            <w:pPr>
              <w:pStyle w:val="TableParagraph"/>
              <w:spacing w:before="8"/>
              <w:ind w:left="0"/>
              <w:rPr>
                <w:rFonts w:ascii="Times New Roman"/>
                <w:sz w:val="23"/>
              </w:rPr>
            </w:pPr>
          </w:p>
          <w:p w:rsidR="00DA6855" w:rsidRDefault="00660AD9">
            <w:pPr>
              <w:pStyle w:val="TableParagraph"/>
              <w:rPr>
                <w:b/>
              </w:rPr>
            </w:pPr>
            <w:proofErr w:type="spellStart"/>
            <w:r>
              <w:rPr>
                <w:b/>
              </w:rPr>
              <w:t>Equipments</w:t>
            </w:r>
            <w:proofErr w:type="spellEnd"/>
            <w:r>
              <w:rPr>
                <w:b/>
              </w:rPr>
              <w:t>:</w:t>
            </w:r>
          </w:p>
          <w:p w:rsidR="00DA6855" w:rsidRDefault="00DA6855">
            <w:pPr>
              <w:pStyle w:val="TableParagraph"/>
              <w:spacing w:before="4"/>
              <w:ind w:left="0"/>
              <w:rPr>
                <w:rFonts w:ascii="Times New Roman"/>
                <w:sz w:val="24"/>
              </w:rPr>
            </w:pPr>
          </w:p>
          <w:p w:rsidR="00DA6855" w:rsidRDefault="00660AD9">
            <w:pPr>
              <w:pStyle w:val="TableParagraph"/>
              <w:numPr>
                <w:ilvl w:val="0"/>
                <w:numId w:val="15"/>
              </w:numPr>
              <w:tabs>
                <w:tab w:val="left" w:pos="821"/>
              </w:tabs>
              <w:spacing w:line="252" w:lineRule="exact"/>
              <w:ind w:hanging="361"/>
            </w:pPr>
            <w:r>
              <w:t>ESP32</w:t>
            </w:r>
            <w:r>
              <w:rPr>
                <w:spacing w:val="-1"/>
              </w:rPr>
              <w:t xml:space="preserve"> </w:t>
            </w:r>
            <w:r>
              <w:t>Module</w:t>
            </w:r>
            <w:r>
              <w:rPr>
                <w:spacing w:val="-1"/>
              </w:rPr>
              <w:t xml:space="preserve"> </w:t>
            </w:r>
            <w:r>
              <w:t>Board</w:t>
            </w:r>
          </w:p>
          <w:p w:rsidR="00DA6855" w:rsidRDefault="00660AD9">
            <w:pPr>
              <w:pStyle w:val="TableParagraph"/>
              <w:numPr>
                <w:ilvl w:val="0"/>
                <w:numId w:val="15"/>
              </w:numPr>
              <w:tabs>
                <w:tab w:val="left" w:pos="821"/>
              </w:tabs>
              <w:spacing w:line="252" w:lineRule="exact"/>
              <w:ind w:hanging="361"/>
            </w:pPr>
            <w:r>
              <w:t>Jumper</w:t>
            </w:r>
            <w:r>
              <w:rPr>
                <w:spacing w:val="-2"/>
              </w:rPr>
              <w:t xml:space="preserve"> </w:t>
            </w:r>
            <w:proofErr w:type="gramStart"/>
            <w:r>
              <w:t>wire ,</w:t>
            </w:r>
            <w:proofErr w:type="gramEnd"/>
            <w:r>
              <w:rPr>
                <w:spacing w:val="2"/>
              </w:rPr>
              <w:t xml:space="preserve"> </w:t>
            </w:r>
            <w:r>
              <w:t>2</w:t>
            </w:r>
            <w:r>
              <w:rPr>
                <w:spacing w:val="-3"/>
              </w:rPr>
              <w:t xml:space="preserve"> </w:t>
            </w:r>
            <w:r>
              <w:t>x</w:t>
            </w:r>
            <w:r>
              <w:rPr>
                <w:spacing w:val="-2"/>
              </w:rPr>
              <w:t xml:space="preserve"> </w:t>
            </w:r>
            <w:r>
              <w:t>330</w:t>
            </w:r>
            <w:r>
              <w:rPr>
                <w:spacing w:val="-2"/>
              </w:rPr>
              <w:t xml:space="preserve"> </w:t>
            </w:r>
            <w:r>
              <w:t>Ohm</w:t>
            </w:r>
            <w:r>
              <w:rPr>
                <w:spacing w:val="1"/>
              </w:rPr>
              <w:t xml:space="preserve"> </w:t>
            </w:r>
            <w:r>
              <w:t>Resistor,</w:t>
            </w:r>
            <w:r>
              <w:rPr>
                <w:spacing w:val="-1"/>
              </w:rPr>
              <w:t xml:space="preserve"> </w:t>
            </w:r>
            <w:r>
              <w:t>2</w:t>
            </w:r>
            <w:r>
              <w:rPr>
                <w:spacing w:val="-3"/>
              </w:rPr>
              <w:t xml:space="preserve"> </w:t>
            </w:r>
            <w:r>
              <w:t>x</w:t>
            </w:r>
            <w:r>
              <w:rPr>
                <w:spacing w:val="-1"/>
              </w:rPr>
              <w:t xml:space="preserve"> </w:t>
            </w:r>
            <w:r>
              <w:t>LED,</w:t>
            </w:r>
            <w:r>
              <w:rPr>
                <w:spacing w:val="1"/>
              </w:rPr>
              <w:t xml:space="preserve"> </w:t>
            </w:r>
            <w:r>
              <w:t>Breadboard.</w:t>
            </w:r>
          </w:p>
          <w:p w:rsidR="00DA6855" w:rsidRDefault="00660AD9">
            <w:pPr>
              <w:pStyle w:val="TableParagraph"/>
              <w:numPr>
                <w:ilvl w:val="0"/>
                <w:numId w:val="15"/>
              </w:numPr>
              <w:tabs>
                <w:tab w:val="left" w:pos="821"/>
              </w:tabs>
              <w:spacing w:before="2" w:line="252" w:lineRule="exact"/>
              <w:ind w:hanging="361"/>
            </w:pPr>
            <w:r>
              <w:t>PC</w:t>
            </w:r>
            <w:r>
              <w:rPr>
                <w:spacing w:val="-1"/>
              </w:rPr>
              <w:t xml:space="preserve"> </w:t>
            </w:r>
            <w:r>
              <w:t>installed</w:t>
            </w:r>
            <w:r>
              <w:rPr>
                <w:spacing w:val="-1"/>
              </w:rPr>
              <w:t xml:space="preserve"> </w:t>
            </w:r>
            <w:r>
              <w:t>with</w:t>
            </w:r>
            <w:r>
              <w:rPr>
                <w:spacing w:val="-1"/>
              </w:rPr>
              <w:t xml:space="preserve"> </w:t>
            </w:r>
            <w:r>
              <w:t>Arduino</w:t>
            </w:r>
            <w:r>
              <w:rPr>
                <w:spacing w:val="-1"/>
              </w:rPr>
              <w:t xml:space="preserve"> </w:t>
            </w:r>
            <w:r>
              <w:t>IDE</w:t>
            </w:r>
          </w:p>
          <w:p w:rsidR="00DA6855" w:rsidRDefault="00660AD9">
            <w:pPr>
              <w:pStyle w:val="TableParagraph"/>
              <w:numPr>
                <w:ilvl w:val="0"/>
                <w:numId w:val="15"/>
              </w:numPr>
              <w:tabs>
                <w:tab w:val="left" w:pos="821"/>
              </w:tabs>
              <w:spacing w:line="252" w:lineRule="exact"/>
              <w:ind w:hanging="361"/>
            </w:pPr>
            <w:r>
              <w:t>Internet</w:t>
            </w:r>
            <w:r>
              <w:rPr>
                <w:spacing w:val="-2"/>
              </w:rPr>
              <w:t xml:space="preserve"> </w:t>
            </w:r>
            <w:r>
              <w:t>connection</w:t>
            </w:r>
            <w:r>
              <w:rPr>
                <w:spacing w:val="-1"/>
              </w:rPr>
              <w:t xml:space="preserve"> </w:t>
            </w:r>
            <w:r>
              <w:t>(Wireless</w:t>
            </w:r>
            <w:r>
              <w:rPr>
                <w:spacing w:val="-1"/>
              </w:rPr>
              <w:t xml:space="preserve"> </w:t>
            </w:r>
            <w:r>
              <w:t>Router</w:t>
            </w:r>
            <w:r>
              <w:rPr>
                <w:spacing w:val="-2"/>
              </w:rPr>
              <w:t xml:space="preserve"> </w:t>
            </w:r>
            <w:r>
              <w:t>/</w:t>
            </w:r>
            <w:r>
              <w:rPr>
                <w:spacing w:val="-1"/>
              </w:rPr>
              <w:t xml:space="preserve"> </w:t>
            </w:r>
            <w:r>
              <w:t>Access</w:t>
            </w:r>
            <w:r>
              <w:rPr>
                <w:spacing w:val="-3"/>
              </w:rPr>
              <w:t xml:space="preserve"> </w:t>
            </w:r>
            <w:r>
              <w:t>Point</w:t>
            </w:r>
            <w:r>
              <w:rPr>
                <w:spacing w:val="-1"/>
              </w:rPr>
              <w:t xml:space="preserve"> </w:t>
            </w:r>
            <w:r>
              <w:t>dedicated</w:t>
            </w:r>
            <w:r>
              <w:rPr>
                <w:spacing w:val="-2"/>
              </w:rPr>
              <w:t xml:space="preserve"> </w:t>
            </w:r>
            <w:r>
              <w:t>to</w:t>
            </w:r>
            <w:r>
              <w:rPr>
                <w:spacing w:val="-3"/>
              </w:rPr>
              <w:t xml:space="preserve"> </w:t>
            </w:r>
            <w:r>
              <w:t>the</w:t>
            </w:r>
            <w:r>
              <w:rPr>
                <w:spacing w:val="-3"/>
              </w:rPr>
              <w:t xml:space="preserve"> </w:t>
            </w:r>
            <w:r>
              <w:t>Laboratory)</w:t>
            </w:r>
          </w:p>
          <w:p w:rsidR="00DA6855" w:rsidRDefault="00660AD9">
            <w:pPr>
              <w:pStyle w:val="TableParagraph"/>
              <w:numPr>
                <w:ilvl w:val="0"/>
                <w:numId w:val="15"/>
              </w:numPr>
              <w:tabs>
                <w:tab w:val="left" w:pos="831"/>
              </w:tabs>
              <w:ind w:left="830" w:hanging="371"/>
            </w:pPr>
            <w:r>
              <w:t>DS18B20</w:t>
            </w:r>
            <w:r>
              <w:rPr>
                <w:spacing w:val="-3"/>
              </w:rPr>
              <w:t xml:space="preserve"> </w:t>
            </w:r>
            <w:r>
              <w:t>Temperature</w:t>
            </w:r>
            <w:r>
              <w:rPr>
                <w:spacing w:val="-1"/>
              </w:rPr>
              <w:t xml:space="preserve"> </w:t>
            </w:r>
            <w:r>
              <w:t>Sensor,</w:t>
            </w:r>
            <w:r>
              <w:rPr>
                <w:spacing w:val="-2"/>
              </w:rPr>
              <w:t xml:space="preserve"> </w:t>
            </w:r>
            <w:r>
              <w:t>5V</w:t>
            </w:r>
            <w:r>
              <w:rPr>
                <w:spacing w:val="-1"/>
              </w:rPr>
              <w:t xml:space="preserve"> </w:t>
            </w:r>
            <w:r>
              <w:t>DC</w:t>
            </w:r>
            <w:r>
              <w:rPr>
                <w:spacing w:val="-1"/>
              </w:rPr>
              <w:t xml:space="preserve"> </w:t>
            </w:r>
            <w:r>
              <w:t>Motor</w:t>
            </w:r>
          </w:p>
          <w:p w:rsidR="00DA6855" w:rsidRDefault="00DA6855">
            <w:pPr>
              <w:pStyle w:val="TableParagraph"/>
              <w:ind w:left="0"/>
              <w:rPr>
                <w:rFonts w:ascii="Times New Roman"/>
                <w:sz w:val="24"/>
              </w:rPr>
            </w:pPr>
          </w:p>
          <w:p w:rsidR="00DA6855" w:rsidRDefault="00660AD9">
            <w:pPr>
              <w:pStyle w:val="TableParagraph"/>
              <w:spacing w:before="215"/>
              <w:rPr>
                <w:b/>
              </w:rPr>
            </w:pPr>
            <w:r>
              <w:rPr>
                <w:b/>
              </w:rPr>
              <w:t>Theory:</w:t>
            </w:r>
            <w:bookmarkStart w:id="0" w:name="_GoBack"/>
            <w:bookmarkEnd w:id="0"/>
          </w:p>
          <w:p w:rsidR="00DA6855" w:rsidRDefault="00DA6855">
            <w:pPr>
              <w:pStyle w:val="TableParagraph"/>
              <w:ind w:left="0"/>
              <w:rPr>
                <w:rFonts w:ascii="Times New Roman"/>
                <w:sz w:val="24"/>
              </w:rPr>
            </w:pPr>
          </w:p>
          <w:p w:rsidR="00DA6855" w:rsidRDefault="00DA6855">
            <w:pPr>
              <w:pStyle w:val="TableParagraph"/>
              <w:spacing w:before="6"/>
              <w:ind w:left="0"/>
              <w:rPr>
                <w:rFonts w:ascii="Times New Roman"/>
                <w:sz w:val="35"/>
              </w:rPr>
            </w:pPr>
          </w:p>
          <w:p w:rsidR="00DA6855" w:rsidRDefault="00660AD9">
            <w:pPr>
              <w:pStyle w:val="TableParagraph"/>
              <w:spacing w:before="1"/>
              <w:rPr>
                <w:b/>
              </w:rPr>
            </w:pPr>
            <w:r>
              <w:rPr>
                <w:b/>
              </w:rPr>
              <w:t>What</w:t>
            </w:r>
            <w:r>
              <w:rPr>
                <w:b/>
                <w:spacing w:val="-1"/>
              </w:rPr>
              <w:t xml:space="preserve"> </w:t>
            </w:r>
            <w:r>
              <w:rPr>
                <w:b/>
              </w:rPr>
              <w:t>is</w:t>
            </w:r>
            <w:r>
              <w:rPr>
                <w:b/>
                <w:spacing w:val="-2"/>
              </w:rPr>
              <w:t xml:space="preserve"> </w:t>
            </w:r>
            <w:r>
              <w:rPr>
                <w:b/>
              </w:rPr>
              <w:t>a</w:t>
            </w:r>
            <w:r>
              <w:rPr>
                <w:b/>
                <w:spacing w:val="-2"/>
              </w:rPr>
              <w:t xml:space="preserve"> </w:t>
            </w:r>
            <w:r>
              <w:rPr>
                <w:b/>
              </w:rPr>
              <w:t>Web</w:t>
            </w:r>
            <w:r>
              <w:rPr>
                <w:b/>
                <w:spacing w:val="1"/>
              </w:rPr>
              <w:t xml:space="preserve"> </w:t>
            </w:r>
            <w:r>
              <w:rPr>
                <w:b/>
              </w:rPr>
              <w:t>server</w:t>
            </w:r>
            <w:r>
              <w:rPr>
                <w:b/>
                <w:spacing w:val="1"/>
              </w:rPr>
              <w:t xml:space="preserve"> </w:t>
            </w:r>
            <w:r>
              <w:rPr>
                <w:b/>
              </w:rPr>
              <w:t>and how</w:t>
            </w:r>
            <w:r>
              <w:rPr>
                <w:b/>
                <w:spacing w:val="3"/>
              </w:rPr>
              <w:t xml:space="preserve"> </w:t>
            </w:r>
            <w:r>
              <w:rPr>
                <w:b/>
              </w:rPr>
              <w:t>it</w:t>
            </w:r>
            <w:r>
              <w:rPr>
                <w:b/>
                <w:spacing w:val="-3"/>
              </w:rPr>
              <w:t xml:space="preserve"> </w:t>
            </w:r>
            <w:r>
              <w:rPr>
                <w:b/>
              </w:rPr>
              <w:t>works?</w:t>
            </w:r>
          </w:p>
          <w:p w:rsidR="00DA6855" w:rsidRDefault="00660AD9">
            <w:pPr>
              <w:pStyle w:val="TableParagraph"/>
              <w:spacing w:before="152"/>
              <w:ind w:right="83"/>
              <w:jc w:val="both"/>
            </w:pPr>
            <w:r>
              <w:t>Web server is a place which stores, processes and delivers web pages to Web clients. Web client is</w:t>
            </w:r>
            <w:r>
              <w:rPr>
                <w:spacing w:val="1"/>
              </w:rPr>
              <w:t xml:space="preserve"> </w:t>
            </w:r>
            <w:r>
              <w:t>nothing but a web browser on our laptops and smartphones. The communication between client and</w:t>
            </w:r>
            <w:r>
              <w:rPr>
                <w:spacing w:val="1"/>
              </w:rPr>
              <w:t xml:space="preserve"> </w:t>
            </w:r>
            <w:r>
              <w:t>server takes place</w:t>
            </w:r>
            <w:r>
              <w:rPr>
                <w:spacing w:val="-2"/>
              </w:rPr>
              <w:t xml:space="preserve"> </w:t>
            </w:r>
            <w:r>
              <w:t>using</w:t>
            </w:r>
            <w:r>
              <w:rPr>
                <w:spacing w:val="-3"/>
              </w:rPr>
              <w:t xml:space="preserve"> </w:t>
            </w:r>
            <w:r>
              <w:t>a special</w:t>
            </w:r>
            <w:r>
              <w:rPr>
                <w:spacing w:val="-1"/>
              </w:rPr>
              <w:t xml:space="preserve"> </w:t>
            </w:r>
            <w:r>
              <w:t>protocol</w:t>
            </w:r>
            <w:r>
              <w:rPr>
                <w:spacing w:val="-1"/>
              </w:rPr>
              <w:t xml:space="preserve"> </w:t>
            </w:r>
            <w:r>
              <w:t>called</w:t>
            </w:r>
            <w:r>
              <w:rPr>
                <w:spacing w:val="-2"/>
              </w:rPr>
              <w:t xml:space="preserve"> </w:t>
            </w:r>
            <w:r>
              <w:t>Hypertext</w:t>
            </w:r>
            <w:r>
              <w:rPr>
                <w:spacing w:val="2"/>
              </w:rPr>
              <w:t xml:space="preserve"> </w:t>
            </w:r>
            <w:r>
              <w:t>Transfer Protocol</w:t>
            </w:r>
            <w:r>
              <w:rPr>
                <w:spacing w:val="3"/>
              </w:rPr>
              <w:t xml:space="preserve"> </w:t>
            </w:r>
            <w:r>
              <w:t>(HTTP).</w:t>
            </w:r>
          </w:p>
          <w:p w:rsidR="00DA6855" w:rsidRDefault="00DA6855">
            <w:pPr>
              <w:pStyle w:val="TableParagraph"/>
              <w:spacing w:before="1"/>
              <w:ind w:left="0"/>
              <w:rPr>
                <w:rFonts w:ascii="Times New Roman"/>
                <w:sz w:val="13"/>
              </w:rPr>
            </w:pPr>
          </w:p>
          <w:p w:rsidR="00DA6855" w:rsidRDefault="00660AD9">
            <w:pPr>
              <w:pStyle w:val="TableParagraph"/>
              <w:ind w:left="2305"/>
              <w:rPr>
                <w:rFonts w:ascii="Times New Roman"/>
                <w:sz w:val="20"/>
              </w:rPr>
            </w:pPr>
            <w:r>
              <w:rPr>
                <w:rFonts w:ascii="Times New Roman"/>
                <w:noProof/>
                <w:sz w:val="20"/>
              </w:rPr>
              <w:drawing>
                <wp:inline distT="0" distB="0" distL="0" distR="0">
                  <wp:extent cx="3732264" cy="15430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732264" cy="1543050"/>
                          </a:xfrm>
                          <a:prstGeom prst="rect">
                            <a:avLst/>
                          </a:prstGeom>
                        </pic:spPr>
                      </pic:pic>
                    </a:graphicData>
                  </a:graphic>
                </wp:inline>
              </w:drawing>
            </w:r>
          </w:p>
          <w:p w:rsidR="00DA6855" w:rsidRDefault="00660AD9">
            <w:pPr>
              <w:pStyle w:val="TableParagraph"/>
              <w:spacing w:before="151"/>
              <w:ind w:right="82"/>
              <w:jc w:val="both"/>
            </w:pPr>
            <w:r>
              <w:t>In this protocol, a client initiates communication by making a request for a specific web page using HTTP</w:t>
            </w:r>
            <w:r>
              <w:rPr>
                <w:spacing w:val="1"/>
              </w:rPr>
              <w:t xml:space="preserve"> </w:t>
            </w:r>
            <w:r>
              <w:t>and the server responds with the content of that web page or an error message if unable to do so (like</w:t>
            </w:r>
            <w:r>
              <w:rPr>
                <w:spacing w:val="1"/>
              </w:rPr>
              <w:t xml:space="preserve"> </w:t>
            </w:r>
            <w:r>
              <w:t>famous</w:t>
            </w:r>
            <w:r>
              <w:rPr>
                <w:spacing w:val="-3"/>
              </w:rPr>
              <w:t xml:space="preserve"> </w:t>
            </w:r>
            <w:r>
              <w:t>404 Error).</w:t>
            </w:r>
            <w:r>
              <w:rPr>
                <w:spacing w:val="3"/>
              </w:rPr>
              <w:t xml:space="preserve"> </w:t>
            </w:r>
            <w:r>
              <w:t>Pages delivered by</w:t>
            </w:r>
            <w:r>
              <w:rPr>
                <w:spacing w:val="-2"/>
              </w:rPr>
              <w:t xml:space="preserve"> </w:t>
            </w:r>
            <w:r>
              <w:t>a server are</w:t>
            </w:r>
            <w:r>
              <w:rPr>
                <w:spacing w:val="-2"/>
              </w:rPr>
              <w:t xml:space="preserve"> </w:t>
            </w:r>
            <w:r>
              <w:t>mostly</w:t>
            </w:r>
            <w:r>
              <w:rPr>
                <w:spacing w:val="-2"/>
              </w:rPr>
              <w:t xml:space="preserve"> </w:t>
            </w:r>
            <w:r>
              <w:t>HTML</w:t>
            </w:r>
            <w:r>
              <w:rPr>
                <w:spacing w:val="-1"/>
              </w:rPr>
              <w:t xml:space="preserve"> </w:t>
            </w:r>
            <w:r>
              <w:t>documents.</w:t>
            </w:r>
          </w:p>
          <w:p w:rsidR="00DA6855" w:rsidRDefault="00DA6855">
            <w:pPr>
              <w:pStyle w:val="TableParagraph"/>
              <w:ind w:left="0"/>
              <w:rPr>
                <w:rFonts w:ascii="Times New Roman"/>
                <w:sz w:val="24"/>
              </w:rPr>
            </w:pPr>
          </w:p>
          <w:p w:rsidR="00DA6855" w:rsidRDefault="00DA6855">
            <w:pPr>
              <w:pStyle w:val="TableParagraph"/>
              <w:spacing w:before="8"/>
              <w:ind w:left="0"/>
              <w:rPr>
                <w:rFonts w:ascii="Times New Roman"/>
                <w:sz w:val="23"/>
              </w:rPr>
            </w:pPr>
          </w:p>
          <w:p w:rsidR="00DA6855" w:rsidRDefault="00660AD9">
            <w:pPr>
              <w:pStyle w:val="TableParagraph"/>
              <w:jc w:val="both"/>
              <w:rPr>
                <w:b/>
              </w:rPr>
            </w:pPr>
            <w:proofErr w:type="spellStart"/>
            <w:r>
              <w:rPr>
                <w:b/>
              </w:rPr>
              <w:t>HyperText</w:t>
            </w:r>
            <w:proofErr w:type="spellEnd"/>
            <w:r>
              <w:rPr>
                <w:b/>
                <w:spacing w:val="-2"/>
              </w:rPr>
              <w:t xml:space="preserve"> </w:t>
            </w:r>
            <w:r>
              <w:rPr>
                <w:b/>
              </w:rPr>
              <w:t>Transfer</w:t>
            </w:r>
            <w:r>
              <w:rPr>
                <w:b/>
                <w:spacing w:val="-1"/>
              </w:rPr>
              <w:t xml:space="preserve"> </w:t>
            </w:r>
            <w:r>
              <w:rPr>
                <w:b/>
              </w:rPr>
              <w:t>Protocol</w:t>
            </w:r>
            <w:r>
              <w:rPr>
                <w:b/>
                <w:spacing w:val="-2"/>
              </w:rPr>
              <w:t xml:space="preserve"> </w:t>
            </w:r>
            <w:r>
              <w:rPr>
                <w:b/>
              </w:rPr>
              <w:t>(HTTP)</w:t>
            </w:r>
          </w:p>
          <w:p w:rsidR="00DA6855" w:rsidRDefault="00DA6855">
            <w:pPr>
              <w:pStyle w:val="TableParagraph"/>
              <w:ind w:left="0"/>
              <w:rPr>
                <w:rFonts w:ascii="Times New Roman"/>
                <w:sz w:val="24"/>
              </w:rPr>
            </w:pPr>
          </w:p>
          <w:p w:rsidR="00DA6855" w:rsidRDefault="00660AD9">
            <w:pPr>
              <w:pStyle w:val="TableParagraph"/>
              <w:spacing w:before="149"/>
              <w:ind w:right="88"/>
              <w:jc w:val="both"/>
            </w:pPr>
            <w:r>
              <w:t>HTTP (Hypertext Transfer Protocol) is perhaps the most popular application protocol used in the Internet</w:t>
            </w:r>
            <w:r>
              <w:rPr>
                <w:spacing w:val="1"/>
              </w:rPr>
              <w:t xml:space="preserve"> </w:t>
            </w:r>
            <w:r>
              <w:t>(or</w:t>
            </w:r>
            <w:r>
              <w:rPr>
                <w:spacing w:val="-1"/>
              </w:rPr>
              <w:t xml:space="preserve"> </w:t>
            </w:r>
            <w:r>
              <w:t>The</w:t>
            </w:r>
            <w:r>
              <w:rPr>
                <w:spacing w:val="-7"/>
              </w:rPr>
              <w:t xml:space="preserve"> </w:t>
            </w:r>
            <w:r>
              <w:t>WEB).</w:t>
            </w:r>
          </w:p>
          <w:p w:rsidR="00DA6855" w:rsidRDefault="00660AD9">
            <w:pPr>
              <w:pStyle w:val="TableParagraph"/>
              <w:numPr>
                <w:ilvl w:val="0"/>
                <w:numId w:val="14"/>
              </w:numPr>
              <w:tabs>
                <w:tab w:val="left" w:pos="532"/>
                <w:tab w:val="left" w:pos="533"/>
              </w:tabs>
              <w:spacing w:before="72"/>
              <w:ind w:right="166"/>
            </w:pPr>
            <w:r>
              <w:t xml:space="preserve">HTTP is an </w:t>
            </w:r>
            <w:r>
              <w:rPr>
                <w:i/>
              </w:rPr>
              <w:t xml:space="preserve">asymmetric request-response client-server </w:t>
            </w:r>
            <w:r>
              <w:t>protocol as illustrated.</w:t>
            </w:r>
            <w:r>
              <w:rPr>
                <w:spacing w:val="1"/>
              </w:rPr>
              <w:t xml:space="preserve"> </w:t>
            </w:r>
            <w:r>
              <w:t>An HTTP client sends</w:t>
            </w:r>
            <w:r>
              <w:rPr>
                <w:spacing w:val="-59"/>
              </w:rPr>
              <w:t xml:space="preserve"> </w:t>
            </w:r>
            <w:r>
              <w:t>a request message to an HTTP server.</w:t>
            </w:r>
            <w:r>
              <w:rPr>
                <w:spacing w:val="1"/>
              </w:rPr>
              <w:t xml:space="preserve"> </w:t>
            </w:r>
            <w:r>
              <w:t>The server, in turn, returns a response message.</w:t>
            </w:r>
            <w:r>
              <w:rPr>
                <w:spacing w:val="1"/>
              </w:rPr>
              <w:t xml:space="preserve"> </w:t>
            </w:r>
            <w:r>
              <w:t>In other</w:t>
            </w:r>
            <w:r>
              <w:rPr>
                <w:spacing w:val="1"/>
              </w:rPr>
              <w:t xml:space="preserve"> </w:t>
            </w:r>
            <w:r>
              <w:t>words,</w:t>
            </w:r>
            <w:r>
              <w:rPr>
                <w:spacing w:val="1"/>
              </w:rPr>
              <w:t xml:space="preserve"> </w:t>
            </w:r>
            <w:r>
              <w:t>HTTP</w:t>
            </w:r>
            <w:r>
              <w:rPr>
                <w:spacing w:val="-4"/>
              </w:rPr>
              <w:t xml:space="preserve"> </w:t>
            </w:r>
            <w:r>
              <w:t>is</w:t>
            </w:r>
            <w:r>
              <w:rPr>
                <w:spacing w:val="1"/>
              </w:rPr>
              <w:t xml:space="preserve"> </w:t>
            </w:r>
            <w:r>
              <w:t>a</w:t>
            </w:r>
            <w:r>
              <w:rPr>
                <w:spacing w:val="-2"/>
              </w:rPr>
              <w:t xml:space="preserve"> </w:t>
            </w:r>
            <w:r>
              <w:rPr>
                <w:i/>
              </w:rPr>
              <w:t>pull protocol</w:t>
            </w:r>
            <w:r>
              <w:t>,</w:t>
            </w:r>
            <w:r>
              <w:rPr>
                <w:spacing w:val="-2"/>
              </w:rPr>
              <w:t xml:space="preserve"> </w:t>
            </w:r>
            <w:r>
              <w:t>the</w:t>
            </w:r>
            <w:r>
              <w:rPr>
                <w:spacing w:val="-2"/>
              </w:rPr>
              <w:t xml:space="preserve"> </w:t>
            </w:r>
            <w:r>
              <w:t>client</w:t>
            </w:r>
            <w:r>
              <w:rPr>
                <w:spacing w:val="1"/>
              </w:rPr>
              <w:t xml:space="preserve"> </w:t>
            </w:r>
            <w:r>
              <w:rPr>
                <w:i/>
              </w:rPr>
              <w:t>pulls</w:t>
            </w:r>
            <w:r>
              <w:rPr>
                <w:i/>
                <w:spacing w:val="1"/>
              </w:rPr>
              <w:t xml:space="preserve"> </w:t>
            </w:r>
            <w:r>
              <w:t>information</w:t>
            </w:r>
            <w:r>
              <w:rPr>
                <w:spacing w:val="-3"/>
              </w:rPr>
              <w:t xml:space="preserve"> </w:t>
            </w:r>
            <w:r>
              <w:t>from</w:t>
            </w:r>
            <w:r>
              <w:rPr>
                <w:spacing w:val="-1"/>
              </w:rPr>
              <w:t xml:space="preserve"> </w:t>
            </w:r>
            <w:r>
              <w:t>the</w:t>
            </w:r>
            <w:r>
              <w:rPr>
                <w:spacing w:val="-1"/>
              </w:rPr>
              <w:t xml:space="preserve"> </w:t>
            </w:r>
            <w:r>
              <w:t>server</w:t>
            </w:r>
            <w:r>
              <w:rPr>
                <w:spacing w:val="4"/>
              </w:rPr>
              <w:t xml:space="preserve"> </w:t>
            </w:r>
            <w:r>
              <w:t>(instead</w:t>
            </w:r>
            <w:r>
              <w:rPr>
                <w:spacing w:val="-3"/>
              </w:rPr>
              <w:t xml:space="preserve"> </w:t>
            </w:r>
            <w:r>
              <w:t>of</w:t>
            </w:r>
          </w:p>
          <w:p w:rsidR="00DA6855" w:rsidRDefault="00660AD9">
            <w:pPr>
              <w:pStyle w:val="TableParagraph"/>
              <w:spacing w:line="252" w:lineRule="exact"/>
              <w:ind w:left="532"/>
            </w:pPr>
            <w:r>
              <w:t>server</w:t>
            </w:r>
            <w:r>
              <w:rPr>
                <w:spacing w:val="-1"/>
              </w:rPr>
              <w:t xml:space="preserve"> </w:t>
            </w:r>
            <w:proofErr w:type="spellStart"/>
            <w:r>
              <w:rPr>
                <w:i/>
              </w:rPr>
              <w:t>pushes</w:t>
            </w:r>
            <w:r>
              <w:t>information</w:t>
            </w:r>
            <w:proofErr w:type="spellEnd"/>
            <w:r>
              <w:rPr>
                <w:spacing w:val="-1"/>
              </w:rPr>
              <w:t xml:space="preserve"> </w:t>
            </w:r>
            <w:r>
              <w:t>down</w:t>
            </w:r>
            <w:r>
              <w:rPr>
                <w:spacing w:val="-2"/>
              </w:rPr>
              <w:t xml:space="preserve"> </w:t>
            </w:r>
            <w:r>
              <w:t>to</w:t>
            </w:r>
            <w:r>
              <w:rPr>
                <w:spacing w:val="-3"/>
              </w:rPr>
              <w:t xml:space="preserve"> </w:t>
            </w:r>
            <w:r>
              <w:t>the</w:t>
            </w:r>
            <w:r>
              <w:rPr>
                <w:spacing w:val="-1"/>
              </w:rPr>
              <w:t xml:space="preserve"> </w:t>
            </w:r>
            <w:r>
              <w:t>client).</w:t>
            </w:r>
          </w:p>
        </w:tc>
      </w:tr>
    </w:tbl>
    <w:p w:rsidR="00DA6855" w:rsidRDefault="00DA6855">
      <w:pPr>
        <w:pStyle w:val="BodyText"/>
        <w:rPr>
          <w:rFonts w:ascii="Times New Roman"/>
          <w:sz w:val="20"/>
        </w:rPr>
      </w:pPr>
    </w:p>
    <w:p w:rsidR="00DA6855" w:rsidRDefault="00DA6855">
      <w:pPr>
        <w:pStyle w:val="BodyText"/>
        <w:rPr>
          <w:rFonts w:ascii="Times New Roman"/>
          <w:sz w:val="20"/>
        </w:rPr>
      </w:pPr>
    </w:p>
    <w:p w:rsidR="00DA6855" w:rsidRDefault="00DA6855">
      <w:pPr>
        <w:pStyle w:val="BodyText"/>
        <w:rPr>
          <w:rFonts w:ascii="Times New Roman"/>
          <w:sz w:val="20"/>
        </w:rPr>
      </w:pPr>
    </w:p>
    <w:p w:rsidR="00DA6855" w:rsidRDefault="00AF5842">
      <w:pPr>
        <w:pStyle w:val="BodyText"/>
        <w:spacing w:before="2"/>
        <w:rPr>
          <w:rFonts w:ascii="Times New Roman"/>
          <w:sz w:val="17"/>
        </w:rPr>
      </w:pPr>
      <w:r>
        <w:rPr>
          <w:noProof/>
        </w:rPr>
        <mc:AlternateContent>
          <mc:Choice Requires="wps">
            <w:drawing>
              <wp:anchor distT="0" distB="0" distL="0" distR="0" simplePos="0" relativeHeight="487587840" behindDoc="1" locked="0" layoutInCell="1" allowOverlap="1">
                <wp:simplePos x="0" y="0"/>
                <wp:positionH relativeFrom="page">
                  <wp:posOffset>896620</wp:posOffset>
                </wp:positionH>
                <wp:positionV relativeFrom="paragraph">
                  <wp:posOffset>149860</wp:posOffset>
                </wp:positionV>
                <wp:extent cx="6233795" cy="6350"/>
                <wp:effectExtent l="0" t="0" r="0" b="0"/>
                <wp:wrapTopAndBottom/>
                <wp:docPr id="135"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79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2A690" id="Rectangle 134" o:spid="_x0000_s1026" style="position:absolute;margin-left:70.6pt;margin-top:11.8pt;width:490.85pt;height:.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" fillcolor="#d9d9d9" stroked="f">
                <w10:wrap type="topAndBottom" anchorx="page"/>
              </v:rect>
            </w:pict>
          </mc:Fallback>
        </mc:AlternateContent>
      </w:r>
    </w:p>
    <w:p w:rsidR="00DA6855" w:rsidRDefault="00DA6855">
      <w:pPr>
        <w:rPr>
          <w:rFonts w:ascii="Times New Roman"/>
          <w:sz w:val="17"/>
        </w:rPr>
        <w:sectPr w:rsidR="00DA6855">
          <w:headerReference w:type="default" r:id="rId8"/>
          <w:footerReference w:type="default" r:id="rId9"/>
          <w:type w:val="continuous"/>
          <w:pgSz w:w="11910" w:h="16840"/>
          <w:pgMar w:top="1420" w:right="260" w:bottom="1420" w:left="900" w:header="758" w:footer="1236" w:gutter="0"/>
          <w:pgNumType w:start="1"/>
          <w:cols w:space="720"/>
        </w:sectPr>
      </w:pPr>
    </w:p>
    <w:p w:rsidR="00DA6855" w:rsidRDefault="00AF5842">
      <w:pPr>
        <w:pStyle w:val="BodyText"/>
        <w:rPr>
          <w:rFonts w:ascii="Times New Roman"/>
          <w:sz w:val="20"/>
        </w:rPr>
      </w:pPr>
      <w:r>
        <w:rPr>
          <w:noProof/>
        </w:rPr>
        <w:lastRenderedPageBreak/>
        <mc:AlternateContent>
          <mc:Choice Requires="wpg">
            <w:drawing>
              <wp:anchor distT="0" distB="0" distL="114300" distR="114300" simplePos="0" relativeHeight="486779904" behindDoc="1" locked="0" layoutInCell="1" allowOverlap="1">
                <wp:simplePos x="0" y="0"/>
                <wp:positionH relativeFrom="page">
                  <wp:posOffset>636905</wp:posOffset>
                </wp:positionH>
                <wp:positionV relativeFrom="page">
                  <wp:posOffset>914400</wp:posOffset>
                </wp:positionV>
                <wp:extent cx="6677025" cy="8849995"/>
                <wp:effectExtent l="0" t="0" r="0" b="0"/>
                <wp:wrapNone/>
                <wp:docPr id="131"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8849995"/>
                          <a:chOff x="1003" y="1440"/>
                          <a:chExt cx="10515" cy="13937"/>
                        </a:xfrm>
                      </wpg:grpSpPr>
                      <wps:wsp>
                        <wps:cNvPr id="132" name="Rectangle 133"/>
                        <wps:cNvSpPr>
                          <a:spLocks noChangeArrowheads="1"/>
                        </wps:cNvSpPr>
                        <wps:spPr bwMode="auto">
                          <a:xfrm>
                            <a:off x="1411" y="15366"/>
                            <a:ext cx="9818"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Freeform 132"/>
                        <wps:cNvSpPr>
                          <a:spLocks/>
                        </wps:cNvSpPr>
                        <wps:spPr bwMode="auto">
                          <a:xfrm>
                            <a:off x="1003" y="1440"/>
                            <a:ext cx="10515" cy="13927"/>
                          </a:xfrm>
                          <a:custGeom>
                            <a:avLst/>
                            <a:gdLst>
                              <a:gd name="T0" fmla="+- 0 11518 1003"/>
                              <a:gd name="T1" fmla="*/ T0 w 10515"/>
                              <a:gd name="T2" fmla="+- 0 1440 1440"/>
                              <a:gd name="T3" fmla="*/ 1440 h 13927"/>
                              <a:gd name="T4" fmla="+- 0 11498 1003"/>
                              <a:gd name="T5" fmla="*/ T4 w 10515"/>
                              <a:gd name="T6" fmla="+- 0 1440 1440"/>
                              <a:gd name="T7" fmla="*/ 1440 h 13927"/>
                              <a:gd name="T8" fmla="+- 0 11498 1003"/>
                              <a:gd name="T9" fmla="*/ T8 w 10515"/>
                              <a:gd name="T10" fmla="+- 0 1459 1440"/>
                              <a:gd name="T11" fmla="*/ 1459 h 13927"/>
                              <a:gd name="T12" fmla="+- 0 11498 1003"/>
                              <a:gd name="T13" fmla="*/ T12 w 10515"/>
                              <a:gd name="T14" fmla="+- 0 1560 1440"/>
                              <a:gd name="T15" fmla="*/ 1560 h 13927"/>
                              <a:gd name="T16" fmla="+- 0 11498 1003"/>
                              <a:gd name="T17" fmla="*/ T16 w 10515"/>
                              <a:gd name="T18" fmla="+- 0 15348 1440"/>
                              <a:gd name="T19" fmla="*/ 15348 h 13927"/>
                              <a:gd name="T20" fmla="+- 0 1022 1003"/>
                              <a:gd name="T21" fmla="*/ T20 w 10515"/>
                              <a:gd name="T22" fmla="+- 0 15348 1440"/>
                              <a:gd name="T23" fmla="*/ 15348 h 13927"/>
                              <a:gd name="T24" fmla="+- 0 1022 1003"/>
                              <a:gd name="T25" fmla="*/ T24 w 10515"/>
                              <a:gd name="T26" fmla="+- 0 1560 1440"/>
                              <a:gd name="T27" fmla="*/ 1560 h 13927"/>
                              <a:gd name="T28" fmla="+- 0 1022 1003"/>
                              <a:gd name="T29" fmla="*/ T28 w 10515"/>
                              <a:gd name="T30" fmla="+- 0 1459 1440"/>
                              <a:gd name="T31" fmla="*/ 1459 h 13927"/>
                              <a:gd name="T32" fmla="+- 0 11498 1003"/>
                              <a:gd name="T33" fmla="*/ T32 w 10515"/>
                              <a:gd name="T34" fmla="+- 0 1459 1440"/>
                              <a:gd name="T35" fmla="*/ 1459 h 13927"/>
                              <a:gd name="T36" fmla="+- 0 11498 1003"/>
                              <a:gd name="T37" fmla="*/ T36 w 10515"/>
                              <a:gd name="T38" fmla="+- 0 1440 1440"/>
                              <a:gd name="T39" fmla="*/ 1440 h 13927"/>
                              <a:gd name="T40" fmla="+- 0 1022 1003"/>
                              <a:gd name="T41" fmla="*/ T40 w 10515"/>
                              <a:gd name="T42" fmla="+- 0 1440 1440"/>
                              <a:gd name="T43" fmla="*/ 1440 h 13927"/>
                              <a:gd name="T44" fmla="+- 0 1003 1003"/>
                              <a:gd name="T45" fmla="*/ T44 w 10515"/>
                              <a:gd name="T46" fmla="+- 0 1440 1440"/>
                              <a:gd name="T47" fmla="*/ 1440 h 13927"/>
                              <a:gd name="T48" fmla="+- 0 1003 1003"/>
                              <a:gd name="T49" fmla="*/ T48 w 10515"/>
                              <a:gd name="T50" fmla="+- 0 15367 1440"/>
                              <a:gd name="T51" fmla="*/ 15367 h 13927"/>
                              <a:gd name="T52" fmla="+- 0 1022 1003"/>
                              <a:gd name="T53" fmla="*/ T52 w 10515"/>
                              <a:gd name="T54" fmla="+- 0 15367 1440"/>
                              <a:gd name="T55" fmla="*/ 15367 h 13927"/>
                              <a:gd name="T56" fmla="+- 0 11498 1003"/>
                              <a:gd name="T57" fmla="*/ T56 w 10515"/>
                              <a:gd name="T58" fmla="+- 0 15367 1440"/>
                              <a:gd name="T59" fmla="*/ 15367 h 13927"/>
                              <a:gd name="T60" fmla="+- 0 11518 1003"/>
                              <a:gd name="T61" fmla="*/ T60 w 10515"/>
                              <a:gd name="T62" fmla="+- 0 15367 1440"/>
                              <a:gd name="T63" fmla="*/ 15367 h 13927"/>
                              <a:gd name="T64" fmla="+- 0 11518 1003"/>
                              <a:gd name="T65" fmla="*/ T64 w 10515"/>
                              <a:gd name="T66" fmla="+- 0 15348 1440"/>
                              <a:gd name="T67" fmla="*/ 15348 h 13927"/>
                              <a:gd name="T68" fmla="+- 0 11518 1003"/>
                              <a:gd name="T69" fmla="*/ T68 w 10515"/>
                              <a:gd name="T70" fmla="+- 0 1560 1440"/>
                              <a:gd name="T71" fmla="*/ 1560 h 13927"/>
                              <a:gd name="T72" fmla="+- 0 11518 1003"/>
                              <a:gd name="T73" fmla="*/ T72 w 10515"/>
                              <a:gd name="T74" fmla="+- 0 1459 1440"/>
                              <a:gd name="T75" fmla="*/ 1459 h 13927"/>
                              <a:gd name="T76" fmla="+- 0 11518 1003"/>
                              <a:gd name="T77" fmla="*/ T76 w 10515"/>
                              <a:gd name="T78" fmla="+- 0 1440 1440"/>
                              <a:gd name="T79" fmla="*/ 1440 h 139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5" h="13927">
                                <a:moveTo>
                                  <a:pt x="10515" y="0"/>
                                </a:moveTo>
                                <a:lnTo>
                                  <a:pt x="10495" y="0"/>
                                </a:lnTo>
                                <a:lnTo>
                                  <a:pt x="10495" y="19"/>
                                </a:lnTo>
                                <a:lnTo>
                                  <a:pt x="10495" y="120"/>
                                </a:lnTo>
                                <a:lnTo>
                                  <a:pt x="10495" y="13908"/>
                                </a:lnTo>
                                <a:lnTo>
                                  <a:pt x="19" y="13908"/>
                                </a:lnTo>
                                <a:lnTo>
                                  <a:pt x="19" y="120"/>
                                </a:lnTo>
                                <a:lnTo>
                                  <a:pt x="19" y="19"/>
                                </a:lnTo>
                                <a:lnTo>
                                  <a:pt x="10495" y="19"/>
                                </a:lnTo>
                                <a:lnTo>
                                  <a:pt x="10495" y="0"/>
                                </a:lnTo>
                                <a:lnTo>
                                  <a:pt x="19" y="0"/>
                                </a:lnTo>
                                <a:lnTo>
                                  <a:pt x="0" y="0"/>
                                </a:lnTo>
                                <a:lnTo>
                                  <a:pt x="0" y="13927"/>
                                </a:lnTo>
                                <a:lnTo>
                                  <a:pt x="19" y="13927"/>
                                </a:lnTo>
                                <a:lnTo>
                                  <a:pt x="10495" y="13927"/>
                                </a:lnTo>
                                <a:lnTo>
                                  <a:pt x="10515" y="13927"/>
                                </a:lnTo>
                                <a:lnTo>
                                  <a:pt x="10515" y="13908"/>
                                </a:lnTo>
                                <a:lnTo>
                                  <a:pt x="10515" y="120"/>
                                </a:lnTo>
                                <a:lnTo>
                                  <a:pt x="10515" y="19"/>
                                </a:lnTo>
                                <a:lnTo>
                                  <a:pt x="105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4" name="Picture 131" descr="https://www.ntu.edu.sg/home/ehchua/programming/webprogramming/images/HTT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687" y="1649"/>
                            <a:ext cx="8679" cy="280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85356F4" id="Group 130" o:spid="_x0000_s1026" style="position:absolute;margin-left:50.15pt;margin-top:1in;width:525.75pt;height:696.85pt;z-index:-16536576;mso-position-horizontal-relative:page;mso-position-vertical-relative:page" coordorigin="1003,1440" coordsize="10515,139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">
                <v:rect id="Rectangle 133" o:spid="_x0000_s1027" style="position:absolute;left:1411;top:15366;width:981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" fillcolor="#d9d9d9" stroked="f"/>
                <v:shape id="Freeform 132" o:spid="_x0000_s1028" style="position:absolute;left:1003;top:1440;width:10515;height:13927;visibility:visible;mso-wrap-style:square;v-text-anchor:top" coordsize="10515,13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" path="m10515,r-20,l10495,19r,101l10495,13908r-10476,l19,120,19,19r10476,l10495,,19,,,,,13927r19,l10495,13927r20,l10515,13908r,-13788l10515,19r,-19xe" fillcolor="black" stroked="f">
                  <v:path arrowok="t" o:connecttype="custom" o:connectlocs="10515,1440;10495,1440;10495,1459;10495,1560;10495,15348;19,15348;19,1560;19,1459;10495,1459;10495,1440;19,1440;0,1440;0,15367;19,15367;10495,15367;10515,15367;10515,15348;10515,1560;10515,1459;10515,1440" o:connectangles="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 o:spid="_x0000_s1029" type="#_x0000_t75" alt="https://www.ntu.edu.sg/home/ehchua/programming/webprogramming/images/HTTP.png" style="position:absolute;left:1687;top:1649;width:8679;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">
                  <v:imagedata r:id="rId11" o:title="HTTP"/>
                </v:shape>
                <w10:wrap anchorx="page" anchory="page"/>
              </v:group>
            </w:pict>
          </mc:Fallback>
        </mc:AlternateContent>
      </w:r>
    </w:p>
    <w:p w:rsidR="00DA6855" w:rsidRDefault="00DA6855">
      <w:pPr>
        <w:pStyle w:val="BodyText"/>
        <w:rPr>
          <w:rFonts w:ascii="Times New Roman"/>
          <w:sz w:val="20"/>
        </w:rPr>
      </w:pPr>
    </w:p>
    <w:p w:rsidR="00DA6855" w:rsidRDefault="00DA6855">
      <w:pPr>
        <w:pStyle w:val="BodyText"/>
        <w:rPr>
          <w:rFonts w:ascii="Times New Roman"/>
          <w:sz w:val="20"/>
        </w:rPr>
      </w:pPr>
    </w:p>
    <w:p w:rsidR="00DA6855" w:rsidRDefault="00DA6855">
      <w:pPr>
        <w:pStyle w:val="BodyText"/>
        <w:rPr>
          <w:rFonts w:ascii="Times New Roman"/>
          <w:sz w:val="20"/>
        </w:rPr>
      </w:pPr>
    </w:p>
    <w:p w:rsidR="00DA6855" w:rsidRDefault="00DA6855">
      <w:pPr>
        <w:pStyle w:val="BodyText"/>
        <w:rPr>
          <w:rFonts w:ascii="Times New Roman"/>
          <w:sz w:val="20"/>
        </w:rPr>
      </w:pPr>
    </w:p>
    <w:p w:rsidR="00DA6855" w:rsidRDefault="00DA6855">
      <w:pPr>
        <w:pStyle w:val="BodyText"/>
        <w:rPr>
          <w:rFonts w:ascii="Times New Roman"/>
          <w:sz w:val="20"/>
        </w:rPr>
      </w:pPr>
    </w:p>
    <w:p w:rsidR="00DA6855" w:rsidRDefault="00DA6855">
      <w:pPr>
        <w:pStyle w:val="BodyText"/>
        <w:rPr>
          <w:rFonts w:ascii="Times New Roman"/>
          <w:sz w:val="20"/>
        </w:rPr>
      </w:pPr>
    </w:p>
    <w:p w:rsidR="00DA6855" w:rsidRDefault="00DA6855">
      <w:pPr>
        <w:pStyle w:val="BodyText"/>
        <w:rPr>
          <w:rFonts w:ascii="Times New Roman"/>
          <w:sz w:val="20"/>
        </w:rPr>
      </w:pPr>
    </w:p>
    <w:p w:rsidR="00DA6855" w:rsidRDefault="00DA6855">
      <w:pPr>
        <w:pStyle w:val="BodyText"/>
        <w:rPr>
          <w:rFonts w:ascii="Times New Roman"/>
          <w:sz w:val="20"/>
        </w:rPr>
      </w:pPr>
    </w:p>
    <w:p w:rsidR="00DA6855" w:rsidRDefault="00DA6855">
      <w:pPr>
        <w:pStyle w:val="BodyText"/>
        <w:rPr>
          <w:rFonts w:ascii="Times New Roman"/>
          <w:sz w:val="20"/>
        </w:rPr>
      </w:pPr>
    </w:p>
    <w:p w:rsidR="00DA6855" w:rsidRDefault="00DA6855">
      <w:pPr>
        <w:pStyle w:val="BodyText"/>
        <w:rPr>
          <w:rFonts w:ascii="Times New Roman"/>
          <w:sz w:val="20"/>
        </w:rPr>
      </w:pPr>
    </w:p>
    <w:p w:rsidR="00DA6855" w:rsidRDefault="00DA6855">
      <w:pPr>
        <w:pStyle w:val="BodyText"/>
        <w:rPr>
          <w:rFonts w:ascii="Times New Roman"/>
          <w:sz w:val="20"/>
        </w:rPr>
      </w:pPr>
    </w:p>
    <w:p w:rsidR="00DA6855" w:rsidRDefault="00DA6855">
      <w:pPr>
        <w:pStyle w:val="BodyText"/>
        <w:rPr>
          <w:rFonts w:ascii="Times New Roman"/>
          <w:sz w:val="20"/>
        </w:rPr>
      </w:pPr>
    </w:p>
    <w:p w:rsidR="00DA6855" w:rsidRDefault="00DA6855">
      <w:pPr>
        <w:pStyle w:val="BodyText"/>
        <w:spacing w:before="9"/>
        <w:rPr>
          <w:rFonts w:ascii="Times New Roman"/>
          <w:sz w:val="15"/>
        </w:rPr>
      </w:pPr>
    </w:p>
    <w:p w:rsidR="00DA6855" w:rsidRDefault="00660AD9">
      <w:pPr>
        <w:pStyle w:val="ListParagraph"/>
        <w:numPr>
          <w:ilvl w:val="0"/>
          <w:numId w:val="13"/>
        </w:numPr>
        <w:tabs>
          <w:tab w:val="left" w:pos="645"/>
          <w:tab w:val="left" w:pos="647"/>
        </w:tabs>
        <w:spacing w:before="93"/>
        <w:ind w:right="245"/>
      </w:pPr>
      <w:r>
        <w:t>HTTP</w:t>
      </w:r>
      <w:r>
        <w:rPr>
          <w:spacing w:val="3"/>
        </w:rPr>
        <w:t xml:space="preserve"> </w:t>
      </w:r>
      <w:r>
        <w:t>is</w:t>
      </w:r>
      <w:r>
        <w:rPr>
          <w:spacing w:val="4"/>
        </w:rPr>
        <w:t xml:space="preserve"> </w:t>
      </w:r>
      <w:r>
        <w:t>a</w:t>
      </w:r>
      <w:r>
        <w:rPr>
          <w:spacing w:val="4"/>
        </w:rPr>
        <w:t xml:space="preserve"> </w:t>
      </w:r>
      <w:r>
        <w:t>stateless</w:t>
      </w:r>
      <w:r>
        <w:rPr>
          <w:spacing w:val="4"/>
        </w:rPr>
        <w:t xml:space="preserve"> </w:t>
      </w:r>
      <w:r>
        <w:t>protocol.</w:t>
      </w:r>
      <w:r>
        <w:rPr>
          <w:spacing w:val="5"/>
        </w:rPr>
        <w:t xml:space="preserve"> </w:t>
      </w:r>
      <w:r>
        <w:t>In</w:t>
      </w:r>
      <w:r>
        <w:rPr>
          <w:spacing w:val="5"/>
        </w:rPr>
        <w:t xml:space="preserve"> </w:t>
      </w:r>
      <w:r>
        <w:t>other</w:t>
      </w:r>
      <w:r>
        <w:rPr>
          <w:spacing w:val="5"/>
        </w:rPr>
        <w:t xml:space="preserve"> </w:t>
      </w:r>
      <w:r>
        <w:t>words,</w:t>
      </w:r>
      <w:r>
        <w:rPr>
          <w:spacing w:val="3"/>
        </w:rPr>
        <w:t xml:space="preserve"> </w:t>
      </w:r>
      <w:r>
        <w:t>the</w:t>
      </w:r>
      <w:r>
        <w:rPr>
          <w:spacing w:val="1"/>
        </w:rPr>
        <w:t xml:space="preserve"> </w:t>
      </w:r>
      <w:r>
        <w:t>current</w:t>
      </w:r>
      <w:r>
        <w:rPr>
          <w:spacing w:val="5"/>
        </w:rPr>
        <w:t xml:space="preserve"> </w:t>
      </w:r>
      <w:r>
        <w:t>request</w:t>
      </w:r>
      <w:r>
        <w:rPr>
          <w:spacing w:val="5"/>
        </w:rPr>
        <w:t xml:space="preserve"> </w:t>
      </w:r>
      <w:r>
        <w:t>does</w:t>
      </w:r>
      <w:r>
        <w:rPr>
          <w:spacing w:val="5"/>
        </w:rPr>
        <w:t xml:space="preserve"> </w:t>
      </w:r>
      <w:r>
        <w:t>not</w:t>
      </w:r>
      <w:r>
        <w:rPr>
          <w:spacing w:val="3"/>
        </w:rPr>
        <w:t xml:space="preserve"> </w:t>
      </w:r>
      <w:r>
        <w:t>know</w:t>
      </w:r>
      <w:r>
        <w:rPr>
          <w:spacing w:val="1"/>
        </w:rPr>
        <w:t xml:space="preserve"> </w:t>
      </w:r>
      <w:r>
        <w:t>what</w:t>
      </w:r>
      <w:r>
        <w:rPr>
          <w:spacing w:val="5"/>
        </w:rPr>
        <w:t xml:space="preserve"> </w:t>
      </w:r>
      <w:r>
        <w:t>has</w:t>
      </w:r>
      <w:r>
        <w:rPr>
          <w:spacing w:val="4"/>
        </w:rPr>
        <w:t xml:space="preserve"> </w:t>
      </w:r>
      <w:r>
        <w:t>been</w:t>
      </w:r>
      <w:r>
        <w:rPr>
          <w:spacing w:val="4"/>
        </w:rPr>
        <w:t xml:space="preserve"> </w:t>
      </w:r>
      <w:r>
        <w:t>done</w:t>
      </w:r>
      <w:r>
        <w:rPr>
          <w:spacing w:val="-58"/>
        </w:rPr>
        <w:t xml:space="preserve"> </w:t>
      </w:r>
      <w:r>
        <w:t>in</w:t>
      </w:r>
      <w:r>
        <w:rPr>
          <w:spacing w:val="-1"/>
        </w:rPr>
        <w:t xml:space="preserve"> </w:t>
      </w:r>
      <w:r>
        <w:t>the previous</w:t>
      </w:r>
      <w:r>
        <w:rPr>
          <w:spacing w:val="1"/>
        </w:rPr>
        <w:t xml:space="preserve"> </w:t>
      </w:r>
      <w:r>
        <w:t>requests.</w:t>
      </w:r>
    </w:p>
    <w:p w:rsidR="00DA6855" w:rsidRDefault="00660AD9">
      <w:pPr>
        <w:pStyle w:val="ListParagraph"/>
        <w:numPr>
          <w:ilvl w:val="0"/>
          <w:numId w:val="13"/>
        </w:numPr>
        <w:tabs>
          <w:tab w:val="left" w:pos="645"/>
          <w:tab w:val="left" w:pos="647"/>
        </w:tabs>
        <w:spacing w:before="73"/>
        <w:ind w:right="245"/>
      </w:pPr>
      <w:r>
        <w:t>HTTP</w:t>
      </w:r>
      <w:r>
        <w:rPr>
          <w:spacing w:val="1"/>
        </w:rPr>
        <w:t xml:space="preserve"> </w:t>
      </w:r>
      <w:r>
        <w:t>permits</w:t>
      </w:r>
      <w:r>
        <w:rPr>
          <w:spacing w:val="1"/>
        </w:rPr>
        <w:t xml:space="preserve"> </w:t>
      </w:r>
      <w:r>
        <w:t>negotiating</w:t>
      </w:r>
      <w:r>
        <w:rPr>
          <w:spacing w:val="1"/>
        </w:rPr>
        <w:t xml:space="preserve"> </w:t>
      </w:r>
      <w:r>
        <w:t>of</w:t>
      </w:r>
      <w:r>
        <w:rPr>
          <w:spacing w:val="1"/>
        </w:rPr>
        <w:t xml:space="preserve"> </w:t>
      </w:r>
      <w:r>
        <w:t>data</w:t>
      </w:r>
      <w:r>
        <w:rPr>
          <w:spacing w:val="1"/>
        </w:rPr>
        <w:t xml:space="preserve"> </w:t>
      </w:r>
      <w:r>
        <w:t>type</w:t>
      </w:r>
      <w:r>
        <w:rPr>
          <w:spacing w:val="1"/>
        </w:rPr>
        <w:t xml:space="preserve"> </w:t>
      </w:r>
      <w:r>
        <w:t>and</w:t>
      </w:r>
      <w:r>
        <w:rPr>
          <w:spacing w:val="1"/>
        </w:rPr>
        <w:t xml:space="preserve"> </w:t>
      </w:r>
      <w:r>
        <w:t>representation,</w:t>
      </w:r>
      <w:r>
        <w:rPr>
          <w:spacing w:val="1"/>
        </w:rPr>
        <w:t xml:space="preserve"> </w:t>
      </w:r>
      <w:r>
        <w:t>so</w:t>
      </w:r>
      <w:r>
        <w:rPr>
          <w:spacing w:val="1"/>
        </w:rPr>
        <w:t xml:space="preserve"> </w:t>
      </w:r>
      <w:r>
        <w:t>as</w:t>
      </w:r>
      <w:r>
        <w:rPr>
          <w:spacing w:val="1"/>
        </w:rPr>
        <w:t xml:space="preserve"> </w:t>
      </w:r>
      <w:r>
        <w:t>to</w:t>
      </w:r>
      <w:r>
        <w:rPr>
          <w:spacing w:val="1"/>
        </w:rPr>
        <w:t xml:space="preserve"> </w:t>
      </w:r>
      <w:r>
        <w:t>allow</w:t>
      </w:r>
      <w:r>
        <w:rPr>
          <w:spacing w:val="1"/>
        </w:rPr>
        <w:t xml:space="preserve"> </w:t>
      </w:r>
      <w:r>
        <w:t>systems</w:t>
      </w:r>
      <w:r>
        <w:rPr>
          <w:spacing w:val="1"/>
        </w:rPr>
        <w:t xml:space="preserve"> </w:t>
      </w:r>
      <w:r>
        <w:t>to</w:t>
      </w:r>
      <w:r>
        <w:rPr>
          <w:spacing w:val="1"/>
        </w:rPr>
        <w:t xml:space="preserve"> </w:t>
      </w:r>
      <w:r>
        <w:t>be</w:t>
      </w:r>
      <w:r>
        <w:rPr>
          <w:spacing w:val="1"/>
        </w:rPr>
        <w:t xml:space="preserve"> </w:t>
      </w:r>
      <w:r>
        <w:t>built</w:t>
      </w:r>
      <w:r>
        <w:rPr>
          <w:spacing w:val="-59"/>
        </w:rPr>
        <w:t xml:space="preserve"> </w:t>
      </w:r>
      <w:r>
        <w:t>independently</w:t>
      </w:r>
      <w:r>
        <w:rPr>
          <w:spacing w:val="-3"/>
        </w:rPr>
        <w:t xml:space="preserve"> </w:t>
      </w:r>
      <w:r>
        <w:t>of</w:t>
      </w:r>
      <w:r>
        <w:rPr>
          <w:spacing w:val="1"/>
        </w:rPr>
        <w:t xml:space="preserve"> </w:t>
      </w:r>
      <w:r>
        <w:t>the</w:t>
      </w:r>
      <w:r>
        <w:rPr>
          <w:spacing w:val="-2"/>
        </w:rPr>
        <w:t xml:space="preserve"> </w:t>
      </w:r>
      <w:r>
        <w:t>data being transferred.</w:t>
      </w:r>
    </w:p>
    <w:p w:rsidR="00DA6855" w:rsidRDefault="00DA6855">
      <w:pPr>
        <w:pStyle w:val="BodyText"/>
        <w:rPr>
          <w:sz w:val="24"/>
        </w:rPr>
      </w:pPr>
    </w:p>
    <w:p w:rsidR="00DA6855" w:rsidRDefault="00660AD9">
      <w:pPr>
        <w:pStyle w:val="Heading2"/>
        <w:spacing w:before="195"/>
      </w:pPr>
      <w:r>
        <w:t>The GET</w:t>
      </w:r>
      <w:r>
        <w:rPr>
          <w:spacing w:val="-2"/>
        </w:rPr>
        <w:t xml:space="preserve"> </w:t>
      </w:r>
      <w:r>
        <w:t>Method</w:t>
      </w:r>
    </w:p>
    <w:p w:rsidR="00DA6855" w:rsidRDefault="00DA6855">
      <w:pPr>
        <w:pStyle w:val="BodyText"/>
        <w:spacing w:before="9"/>
        <w:rPr>
          <w:b/>
          <w:sz w:val="24"/>
        </w:rPr>
      </w:pPr>
    </w:p>
    <w:p w:rsidR="00DA6855" w:rsidRDefault="00660AD9">
      <w:pPr>
        <w:pStyle w:val="BodyText"/>
        <w:spacing w:line="506" w:lineRule="auto"/>
        <w:ind w:left="213" w:right="5185"/>
      </w:pPr>
      <w:r>
        <w:t>GET is used to request data from a specified resource.</w:t>
      </w:r>
      <w:r>
        <w:rPr>
          <w:spacing w:val="-59"/>
        </w:rPr>
        <w:t xml:space="preserve"> </w:t>
      </w:r>
      <w:r>
        <w:t>GET</w:t>
      </w:r>
      <w:r>
        <w:rPr>
          <w:spacing w:val="1"/>
        </w:rPr>
        <w:t xml:space="preserve"> </w:t>
      </w:r>
      <w:r>
        <w:t>is</w:t>
      </w:r>
      <w:r>
        <w:rPr>
          <w:spacing w:val="1"/>
        </w:rPr>
        <w:t xml:space="preserve"> </w:t>
      </w:r>
      <w:r>
        <w:t>one</w:t>
      </w:r>
      <w:r>
        <w:rPr>
          <w:spacing w:val="-2"/>
        </w:rPr>
        <w:t xml:space="preserve"> </w:t>
      </w:r>
      <w:r>
        <w:t>of</w:t>
      </w:r>
      <w:r>
        <w:rPr>
          <w:spacing w:val="-1"/>
        </w:rPr>
        <w:t xml:space="preserve"> </w:t>
      </w:r>
      <w:r>
        <w:t>the</w:t>
      </w:r>
      <w:r>
        <w:rPr>
          <w:spacing w:val="-2"/>
        </w:rPr>
        <w:t xml:space="preserve"> </w:t>
      </w:r>
      <w:r>
        <w:t>most</w:t>
      </w:r>
      <w:r>
        <w:rPr>
          <w:spacing w:val="-1"/>
        </w:rPr>
        <w:t xml:space="preserve"> </w:t>
      </w:r>
      <w:r>
        <w:t>common</w:t>
      </w:r>
      <w:r>
        <w:rPr>
          <w:spacing w:val="-3"/>
        </w:rPr>
        <w:t xml:space="preserve"> </w:t>
      </w:r>
      <w:r>
        <w:t>HTTP</w:t>
      </w:r>
      <w:r>
        <w:rPr>
          <w:spacing w:val="-2"/>
        </w:rPr>
        <w:t xml:space="preserve"> </w:t>
      </w:r>
      <w:r>
        <w:t>methods.</w:t>
      </w:r>
    </w:p>
    <w:p w:rsidR="00DA6855" w:rsidRDefault="00660AD9">
      <w:pPr>
        <w:pStyle w:val="BodyText"/>
        <w:spacing w:line="251" w:lineRule="exact"/>
        <w:ind w:left="213"/>
      </w:pPr>
      <w:r>
        <w:t>Note</w:t>
      </w:r>
      <w:r>
        <w:rPr>
          <w:spacing w:val="-1"/>
        </w:rPr>
        <w:t xml:space="preserve"> </w:t>
      </w:r>
      <w:r>
        <w:t>that</w:t>
      </w:r>
      <w:r>
        <w:rPr>
          <w:spacing w:val="-3"/>
        </w:rPr>
        <w:t xml:space="preserve"> </w:t>
      </w:r>
      <w:r>
        <w:t>the</w:t>
      </w:r>
      <w:r>
        <w:rPr>
          <w:spacing w:val="-6"/>
        </w:rPr>
        <w:t xml:space="preserve"> </w:t>
      </w:r>
      <w:r>
        <w:t>query</w:t>
      </w:r>
      <w:r>
        <w:rPr>
          <w:spacing w:val="-4"/>
        </w:rPr>
        <w:t xml:space="preserve"> </w:t>
      </w:r>
      <w:r>
        <w:t>string</w:t>
      </w:r>
      <w:r>
        <w:rPr>
          <w:spacing w:val="-1"/>
        </w:rPr>
        <w:t xml:space="preserve"> </w:t>
      </w:r>
      <w:r>
        <w:t>(name/value</w:t>
      </w:r>
      <w:r>
        <w:rPr>
          <w:spacing w:val="-2"/>
        </w:rPr>
        <w:t xml:space="preserve"> </w:t>
      </w:r>
      <w:r>
        <w:t>pairs)</w:t>
      </w:r>
      <w:r>
        <w:rPr>
          <w:spacing w:val="-2"/>
        </w:rPr>
        <w:t xml:space="preserve"> </w:t>
      </w:r>
      <w:r>
        <w:t>is</w:t>
      </w:r>
      <w:r>
        <w:rPr>
          <w:spacing w:val="-1"/>
        </w:rPr>
        <w:t xml:space="preserve"> </w:t>
      </w:r>
      <w:r>
        <w:t>sent</w:t>
      </w:r>
      <w:r>
        <w:rPr>
          <w:spacing w:val="1"/>
        </w:rPr>
        <w:t xml:space="preserve"> </w:t>
      </w:r>
      <w:r>
        <w:t>in</w:t>
      </w:r>
      <w:r>
        <w:rPr>
          <w:spacing w:val="-4"/>
        </w:rPr>
        <w:t xml:space="preserve"> </w:t>
      </w:r>
      <w:r>
        <w:t>the</w:t>
      </w:r>
      <w:r>
        <w:rPr>
          <w:spacing w:val="-2"/>
        </w:rPr>
        <w:t xml:space="preserve"> </w:t>
      </w:r>
      <w:r>
        <w:t>URL</w:t>
      </w:r>
      <w:r>
        <w:rPr>
          <w:spacing w:val="-3"/>
        </w:rPr>
        <w:t xml:space="preserve"> </w:t>
      </w:r>
      <w:r>
        <w:t>of a</w:t>
      </w:r>
      <w:r>
        <w:rPr>
          <w:spacing w:val="-3"/>
        </w:rPr>
        <w:t xml:space="preserve"> </w:t>
      </w:r>
      <w:r>
        <w:t>GET</w:t>
      </w:r>
      <w:r>
        <w:rPr>
          <w:spacing w:val="-2"/>
        </w:rPr>
        <w:t xml:space="preserve"> </w:t>
      </w:r>
      <w:r>
        <w:t>request:</w:t>
      </w:r>
    </w:p>
    <w:p w:rsidR="00DA6855" w:rsidRDefault="00DA6855">
      <w:pPr>
        <w:pStyle w:val="BodyText"/>
        <w:spacing w:before="1"/>
        <w:rPr>
          <w:sz w:val="24"/>
        </w:rPr>
      </w:pPr>
    </w:p>
    <w:p w:rsidR="00DA6855" w:rsidRDefault="00660AD9">
      <w:pPr>
        <w:pStyle w:val="Heading2"/>
        <w:ind w:left="2598" w:right="2621"/>
        <w:jc w:val="center"/>
      </w:pPr>
      <w:proofErr w:type="gramStart"/>
      <w:r>
        <w:t>/test/demo_form.php?name</w:t>
      </w:r>
      <w:proofErr w:type="gramEnd"/>
      <w:r>
        <w:t>1=value1&amp;name2=value2</w:t>
      </w:r>
    </w:p>
    <w:p w:rsidR="00DA6855" w:rsidRDefault="00DA6855">
      <w:pPr>
        <w:pStyle w:val="BodyText"/>
        <w:spacing w:before="7"/>
        <w:rPr>
          <w:b/>
          <w:sz w:val="24"/>
        </w:rPr>
      </w:pPr>
    </w:p>
    <w:p w:rsidR="00DA6855" w:rsidRDefault="00660AD9">
      <w:pPr>
        <w:pStyle w:val="BodyText"/>
        <w:ind w:left="213"/>
      </w:pPr>
      <w:r>
        <w:t>Some other</w:t>
      </w:r>
      <w:r>
        <w:rPr>
          <w:spacing w:val="-1"/>
        </w:rPr>
        <w:t xml:space="preserve"> </w:t>
      </w:r>
      <w:r>
        <w:t>notes</w:t>
      </w:r>
      <w:r>
        <w:rPr>
          <w:spacing w:val="-3"/>
        </w:rPr>
        <w:t xml:space="preserve"> </w:t>
      </w:r>
      <w:r>
        <w:t>on</w:t>
      </w:r>
      <w:r>
        <w:rPr>
          <w:spacing w:val="-2"/>
        </w:rPr>
        <w:t xml:space="preserve"> </w:t>
      </w:r>
      <w:r>
        <w:t>GET</w:t>
      </w:r>
      <w:r>
        <w:rPr>
          <w:spacing w:val="-1"/>
        </w:rPr>
        <w:t xml:space="preserve"> </w:t>
      </w:r>
      <w:r>
        <w:t>requests:</w:t>
      </w:r>
    </w:p>
    <w:p w:rsidR="00DA6855" w:rsidRDefault="00DA6855">
      <w:pPr>
        <w:pStyle w:val="BodyText"/>
        <w:spacing w:before="4"/>
        <w:rPr>
          <w:sz w:val="24"/>
        </w:rPr>
      </w:pPr>
    </w:p>
    <w:p w:rsidR="00DA6855" w:rsidRDefault="00660AD9">
      <w:pPr>
        <w:pStyle w:val="ListParagraph"/>
        <w:numPr>
          <w:ilvl w:val="1"/>
          <w:numId w:val="13"/>
        </w:numPr>
        <w:tabs>
          <w:tab w:val="left" w:pos="933"/>
          <w:tab w:val="left" w:pos="935"/>
        </w:tabs>
        <w:spacing w:line="252" w:lineRule="exact"/>
        <w:ind w:hanging="361"/>
      </w:pPr>
      <w:r>
        <w:t>GET</w:t>
      </w:r>
      <w:r>
        <w:rPr>
          <w:spacing w:val="-1"/>
        </w:rPr>
        <w:t xml:space="preserve"> </w:t>
      </w:r>
      <w:r>
        <w:t>requests</w:t>
      </w:r>
      <w:r>
        <w:rPr>
          <w:spacing w:val="-2"/>
        </w:rPr>
        <w:t xml:space="preserve"> </w:t>
      </w:r>
      <w:r>
        <w:t>can</w:t>
      </w:r>
      <w:r>
        <w:rPr>
          <w:spacing w:val="-2"/>
        </w:rPr>
        <w:t xml:space="preserve"> </w:t>
      </w:r>
      <w:r>
        <w:t>be cached</w:t>
      </w:r>
    </w:p>
    <w:p w:rsidR="00DA6855" w:rsidRDefault="00660AD9">
      <w:pPr>
        <w:pStyle w:val="ListParagraph"/>
        <w:numPr>
          <w:ilvl w:val="1"/>
          <w:numId w:val="13"/>
        </w:numPr>
        <w:tabs>
          <w:tab w:val="left" w:pos="933"/>
          <w:tab w:val="left" w:pos="935"/>
        </w:tabs>
        <w:spacing w:line="252" w:lineRule="exact"/>
        <w:ind w:hanging="361"/>
      </w:pPr>
      <w:r>
        <w:t>GET</w:t>
      </w:r>
      <w:r>
        <w:rPr>
          <w:spacing w:val="-1"/>
        </w:rPr>
        <w:t xml:space="preserve"> </w:t>
      </w:r>
      <w:r>
        <w:t>requests</w:t>
      </w:r>
      <w:r>
        <w:rPr>
          <w:spacing w:val="-3"/>
        </w:rPr>
        <w:t xml:space="preserve"> </w:t>
      </w:r>
      <w:r>
        <w:t>remain</w:t>
      </w:r>
      <w:r>
        <w:rPr>
          <w:spacing w:val="-1"/>
        </w:rPr>
        <w:t xml:space="preserve"> </w:t>
      </w:r>
      <w:r>
        <w:t>in</w:t>
      </w:r>
      <w:r>
        <w:rPr>
          <w:spacing w:val="-3"/>
        </w:rPr>
        <w:t xml:space="preserve"> </w:t>
      </w:r>
      <w:r>
        <w:t>the</w:t>
      </w:r>
      <w:r>
        <w:rPr>
          <w:spacing w:val="-1"/>
        </w:rPr>
        <w:t xml:space="preserve"> </w:t>
      </w:r>
      <w:r>
        <w:t>browser history</w:t>
      </w:r>
    </w:p>
    <w:p w:rsidR="00DA6855" w:rsidRDefault="00660AD9">
      <w:pPr>
        <w:pStyle w:val="ListParagraph"/>
        <w:numPr>
          <w:ilvl w:val="1"/>
          <w:numId w:val="13"/>
        </w:numPr>
        <w:tabs>
          <w:tab w:val="left" w:pos="933"/>
          <w:tab w:val="left" w:pos="935"/>
        </w:tabs>
        <w:spacing w:before="1" w:line="252" w:lineRule="exact"/>
        <w:ind w:hanging="361"/>
      </w:pPr>
      <w:r>
        <w:t>GET requests</w:t>
      </w:r>
      <w:r>
        <w:rPr>
          <w:spacing w:val="-3"/>
        </w:rPr>
        <w:t xml:space="preserve"> </w:t>
      </w:r>
      <w:r>
        <w:t>can</w:t>
      </w:r>
      <w:r>
        <w:rPr>
          <w:spacing w:val="-2"/>
        </w:rPr>
        <w:t xml:space="preserve"> </w:t>
      </w:r>
      <w:r>
        <w:t>be bookmarked</w:t>
      </w:r>
    </w:p>
    <w:p w:rsidR="00DA6855" w:rsidRDefault="00660AD9">
      <w:pPr>
        <w:pStyle w:val="ListParagraph"/>
        <w:numPr>
          <w:ilvl w:val="1"/>
          <w:numId w:val="13"/>
        </w:numPr>
        <w:tabs>
          <w:tab w:val="left" w:pos="933"/>
          <w:tab w:val="left" w:pos="935"/>
        </w:tabs>
        <w:spacing w:line="252" w:lineRule="exact"/>
        <w:ind w:hanging="361"/>
      </w:pPr>
      <w:r>
        <w:t>GET</w:t>
      </w:r>
      <w:r>
        <w:rPr>
          <w:spacing w:val="-2"/>
        </w:rPr>
        <w:t xml:space="preserve"> </w:t>
      </w:r>
      <w:r>
        <w:t>requests</w:t>
      </w:r>
      <w:r>
        <w:rPr>
          <w:spacing w:val="-3"/>
        </w:rPr>
        <w:t xml:space="preserve"> </w:t>
      </w:r>
      <w:r>
        <w:t>should</w:t>
      </w:r>
      <w:r>
        <w:rPr>
          <w:spacing w:val="-1"/>
        </w:rPr>
        <w:t xml:space="preserve"> </w:t>
      </w:r>
      <w:r>
        <w:t>never be</w:t>
      </w:r>
      <w:r>
        <w:rPr>
          <w:spacing w:val="-2"/>
        </w:rPr>
        <w:t xml:space="preserve"> </w:t>
      </w:r>
      <w:r>
        <w:t>used</w:t>
      </w:r>
      <w:r>
        <w:rPr>
          <w:spacing w:val="-1"/>
        </w:rPr>
        <w:t xml:space="preserve"> </w:t>
      </w:r>
      <w:r>
        <w:t>when</w:t>
      </w:r>
      <w:r>
        <w:rPr>
          <w:spacing w:val="-1"/>
        </w:rPr>
        <w:t xml:space="preserve"> </w:t>
      </w:r>
      <w:r>
        <w:t>dealing</w:t>
      </w:r>
      <w:r>
        <w:rPr>
          <w:spacing w:val="-1"/>
        </w:rPr>
        <w:t xml:space="preserve"> </w:t>
      </w:r>
      <w:r>
        <w:t>with</w:t>
      </w:r>
      <w:r>
        <w:rPr>
          <w:spacing w:val="-2"/>
        </w:rPr>
        <w:t xml:space="preserve"> </w:t>
      </w:r>
      <w:r>
        <w:t>sensitive</w:t>
      </w:r>
      <w:r>
        <w:rPr>
          <w:spacing w:val="-1"/>
        </w:rPr>
        <w:t xml:space="preserve"> </w:t>
      </w:r>
      <w:r>
        <w:t>data</w:t>
      </w:r>
    </w:p>
    <w:p w:rsidR="00DA6855" w:rsidRDefault="00660AD9">
      <w:pPr>
        <w:pStyle w:val="ListParagraph"/>
        <w:numPr>
          <w:ilvl w:val="1"/>
          <w:numId w:val="13"/>
        </w:numPr>
        <w:tabs>
          <w:tab w:val="left" w:pos="933"/>
          <w:tab w:val="left" w:pos="935"/>
        </w:tabs>
        <w:spacing w:before="2" w:line="252" w:lineRule="exact"/>
        <w:ind w:hanging="361"/>
      </w:pPr>
      <w:r>
        <w:t>GET</w:t>
      </w:r>
      <w:r>
        <w:rPr>
          <w:spacing w:val="-2"/>
        </w:rPr>
        <w:t xml:space="preserve"> </w:t>
      </w:r>
      <w:r>
        <w:t>requests</w:t>
      </w:r>
      <w:r>
        <w:rPr>
          <w:spacing w:val="-4"/>
        </w:rPr>
        <w:t xml:space="preserve"> </w:t>
      </w:r>
      <w:r>
        <w:t>have</w:t>
      </w:r>
      <w:r>
        <w:rPr>
          <w:spacing w:val="-1"/>
        </w:rPr>
        <w:t xml:space="preserve"> </w:t>
      </w:r>
      <w:r>
        <w:t>length</w:t>
      </w:r>
      <w:r>
        <w:rPr>
          <w:spacing w:val="-2"/>
        </w:rPr>
        <w:t xml:space="preserve"> </w:t>
      </w:r>
      <w:r>
        <w:t>restrictions</w:t>
      </w:r>
    </w:p>
    <w:p w:rsidR="00DA6855" w:rsidRDefault="00660AD9">
      <w:pPr>
        <w:pStyle w:val="ListParagraph"/>
        <w:numPr>
          <w:ilvl w:val="1"/>
          <w:numId w:val="13"/>
        </w:numPr>
        <w:tabs>
          <w:tab w:val="left" w:pos="933"/>
          <w:tab w:val="left" w:pos="935"/>
        </w:tabs>
        <w:spacing w:line="252" w:lineRule="exact"/>
        <w:ind w:hanging="361"/>
      </w:pPr>
      <w:r>
        <w:t>GET</w:t>
      </w:r>
      <w:r>
        <w:rPr>
          <w:spacing w:val="-2"/>
        </w:rPr>
        <w:t xml:space="preserve"> </w:t>
      </w:r>
      <w:r>
        <w:t>requests</w:t>
      </w:r>
      <w:r>
        <w:rPr>
          <w:spacing w:val="-3"/>
        </w:rPr>
        <w:t xml:space="preserve"> </w:t>
      </w:r>
      <w:r>
        <w:t>is</w:t>
      </w:r>
      <w:r>
        <w:rPr>
          <w:spacing w:val="-1"/>
        </w:rPr>
        <w:t xml:space="preserve"> </w:t>
      </w:r>
      <w:r>
        <w:t>only</w:t>
      </w:r>
      <w:r>
        <w:rPr>
          <w:spacing w:val="-3"/>
        </w:rPr>
        <w:t xml:space="preserve"> </w:t>
      </w:r>
      <w:r>
        <w:t>used</w:t>
      </w:r>
      <w:r>
        <w:rPr>
          <w:spacing w:val="-1"/>
        </w:rPr>
        <w:t xml:space="preserve"> </w:t>
      </w:r>
      <w:r>
        <w:t>to</w:t>
      </w:r>
      <w:r>
        <w:rPr>
          <w:spacing w:val="-4"/>
        </w:rPr>
        <w:t xml:space="preserve"> </w:t>
      </w:r>
      <w:r>
        <w:t>request</w:t>
      </w:r>
      <w:r>
        <w:rPr>
          <w:spacing w:val="1"/>
        </w:rPr>
        <w:t xml:space="preserve"> </w:t>
      </w:r>
      <w:r>
        <w:t>data</w:t>
      </w:r>
      <w:r>
        <w:rPr>
          <w:spacing w:val="-3"/>
        </w:rPr>
        <w:t xml:space="preserve"> </w:t>
      </w:r>
      <w:r>
        <w:t>(not</w:t>
      </w:r>
      <w:r>
        <w:rPr>
          <w:spacing w:val="-3"/>
        </w:rPr>
        <w:t xml:space="preserve"> </w:t>
      </w:r>
      <w:r>
        <w:t>modify)</w:t>
      </w:r>
    </w:p>
    <w:p w:rsidR="00DA6855" w:rsidRDefault="00DA6855">
      <w:pPr>
        <w:pStyle w:val="BodyText"/>
        <w:rPr>
          <w:sz w:val="24"/>
        </w:rPr>
      </w:pPr>
    </w:p>
    <w:p w:rsidR="00DA6855" w:rsidRDefault="00DA6855">
      <w:pPr>
        <w:pStyle w:val="BodyText"/>
        <w:rPr>
          <w:sz w:val="24"/>
        </w:rPr>
      </w:pPr>
    </w:p>
    <w:p w:rsidR="00DA6855" w:rsidRDefault="00DA6855">
      <w:pPr>
        <w:pStyle w:val="BodyText"/>
        <w:spacing w:before="5"/>
      </w:pPr>
    </w:p>
    <w:p w:rsidR="00DA6855" w:rsidRDefault="00660AD9">
      <w:pPr>
        <w:pStyle w:val="Heading2"/>
      </w:pPr>
      <w:r>
        <w:t>The POST</w:t>
      </w:r>
      <w:r>
        <w:rPr>
          <w:spacing w:val="-2"/>
        </w:rPr>
        <w:t xml:space="preserve"> </w:t>
      </w:r>
      <w:r>
        <w:t>Method</w:t>
      </w:r>
    </w:p>
    <w:p w:rsidR="00DA6855" w:rsidRDefault="00DA6855">
      <w:pPr>
        <w:pStyle w:val="BodyText"/>
        <w:spacing w:before="4"/>
        <w:rPr>
          <w:b/>
          <w:sz w:val="24"/>
        </w:rPr>
      </w:pPr>
    </w:p>
    <w:p w:rsidR="00DA6855" w:rsidRDefault="00660AD9">
      <w:pPr>
        <w:ind w:left="213"/>
        <w:rPr>
          <w:b/>
        </w:rPr>
      </w:pPr>
      <w:r>
        <w:rPr>
          <w:b/>
        </w:rPr>
        <w:t>POST</w:t>
      </w:r>
      <w:r>
        <w:rPr>
          <w:b/>
          <w:spacing w:val="-2"/>
        </w:rPr>
        <w:t xml:space="preserve"> </w:t>
      </w:r>
      <w:r>
        <w:rPr>
          <w:b/>
        </w:rPr>
        <w:t>is used</w:t>
      </w:r>
      <w:r>
        <w:rPr>
          <w:b/>
          <w:spacing w:val="-3"/>
        </w:rPr>
        <w:t xml:space="preserve"> </w:t>
      </w:r>
      <w:r>
        <w:rPr>
          <w:b/>
        </w:rPr>
        <w:t>to</w:t>
      </w:r>
      <w:r>
        <w:rPr>
          <w:b/>
          <w:spacing w:val="-2"/>
        </w:rPr>
        <w:t xml:space="preserve"> </w:t>
      </w:r>
      <w:r>
        <w:rPr>
          <w:b/>
        </w:rPr>
        <w:t>send</w:t>
      </w:r>
      <w:r>
        <w:rPr>
          <w:b/>
          <w:spacing w:val="-3"/>
        </w:rPr>
        <w:t xml:space="preserve"> </w:t>
      </w:r>
      <w:r>
        <w:rPr>
          <w:b/>
        </w:rPr>
        <w:t>data</w:t>
      </w:r>
      <w:r>
        <w:rPr>
          <w:b/>
          <w:spacing w:val="-2"/>
        </w:rPr>
        <w:t xml:space="preserve"> </w:t>
      </w:r>
      <w:r>
        <w:rPr>
          <w:b/>
        </w:rPr>
        <w:t>to a</w:t>
      </w:r>
      <w:r>
        <w:rPr>
          <w:b/>
          <w:spacing w:val="-2"/>
        </w:rPr>
        <w:t xml:space="preserve"> </w:t>
      </w:r>
      <w:r>
        <w:rPr>
          <w:b/>
        </w:rPr>
        <w:t>server</w:t>
      </w:r>
      <w:r>
        <w:rPr>
          <w:b/>
          <w:spacing w:val="1"/>
        </w:rPr>
        <w:t xml:space="preserve"> </w:t>
      </w:r>
      <w:r>
        <w:rPr>
          <w:b/>
        </w:rPr>
        <w:t>to</w:t>
      </w:r>
      <w:r>
        <w:rPr>
          <w:b/>
          <w:spacing w:val="-2"/>
        </w:rPr>
        <w:t xml:space="preserve"> </w:t>
      </w:r>
      <w:r>
        <w:rPr>
          <w:b/>
        </w:rPr>
        <w:t>create/update a</w:t>
      </w:r>
      <w:r>
        <w:rPr>
          <w:b/>
          <w:spacing w:val="-2"/>
        </w:rPr>
        <w:t xml:space="preserve"> </w:t>
      </w:r>
      <w:r>
        <w:rPr>
          <w:b/>
        </w:rPr>
        <w:t>resource.</w:t>
      </w:r>
    </w:p>
    <w:p w:rsidR="00DA6855" w:rsidRDefault="00660AD9">
      <w:pPr>
        <w:pStyle w:val="BodyText"/>
        <w:spacing w:before="6" w:line="530" w:lineRule="atLeast"/>
        <w:ind w:left="213" w:right="1847"/>
      </w:pPr>
      <w:r>
        <w:t>The data sent to the server with POST is stored in the request body of the HTTP request:</w:t>
      </w:r>
      <w:r>
        <w:rPr>
          <w:spacing w:val="-59"/>
        </w:rPr>
        <w:t xml:space="preserve"> </w:t>
      </w:r>
      <w:r>
        <w:t>POST</w:t>
      </w:r>
      <w:r>
        <w:rPr>
          <w:spacing w:val="-1"/>
        </w:rPr>
        <w:t xml:space="preserve"> </w:t>
      </w:r>
      <w:r>
        <w:t>/test/</w:t>
      </w:r>
      <w:proofErr w:type="spellStart"/>
      <w:r>
        <w:t>demo_form.php</w:t>
      </w:r>
      <w:proofErr w:type="spellEnd"/>
      <w:r>
        <w:t xml:space="preserve"> HTTP/1.1</w:t>
      </w:r>
    </w:p>
    <w:p w:rsidR="00DA6855" w:rsidRDefault="00660AD9">
      <w:pPr>
        <w:pStyle w:val="BodyText"/>
        <w:spacing w:before="4"/>
        <w:ind w:left="213" w:right="7471"/>
      </w:pPr>
      <w:r>
        <w:t>Host: w3schools.com</w:t>
      </w:r>
      <w:r>
        <w:rPr>
          <w:spacing w:val="1"/>
        </w:rPr>
        <w:t xml:space="preserve"> </w:t>
      </w:r>
      <w:r>
        <w:t>name1=value1&amp;name2=value2</w:t>
      </w:r>
    </w:p>
    <w:p w:rsidR="00DA6855" w:rsidRDefault="00DA6855">
      <w:pPr>
        <w:pStyle w:val="BodyText"/>
        <w:spacing w:before="2"/>
        <w:rPr>
          <w:sz w:val="24"/>
        </w:rPr>
      </w:pPr>
    </w:p>
    <w:p w:rsidR="00DA6855" w:rsidRDefault="00660AD9">
      <w:pPr>
        <w:pStyle w:val="Heading2"/>
        <w:spacing w:before="1"/>
      </w:pPr>
      <w:r>
        <w:t>POST</w:t>
      </w:r>
      <w:r>
        <w:rPr>
          <w:spacing w:val="-3"/>
        </w:rPr>
        <w:t xml:space="preserve"> </w:t>
      </w:r>
      <w:r>
        <w:t>is one</w:t>
      </w:r>
      <w:r>
        <w:rPr>
          <w:spacing w:val="-2"/>
        </w:rPr>
        <w:t xml:space="preserve"> </w:t>
      </w:r>
      <w:r>
        <w:t>of</w:t>
      </w:r>
      <w:r>
        <w:rPr>
          <w:spacing w:val="-1"/>
        </w:rPr>
        <w:t xml:space="preserve"> </w:t>
      </w:r>
      <w:r>
        <w:t>the</w:t>
      </w:r>
      <w:r>
        <w:rPr>
          <w:spacing w:val="-4"/>
        </w:rPr>
        <w:t xml:space="preserve"> </w:t>
      </w:r>
      <w:r>
        <w:t>most</w:t>
      </w:r>
      <w:r>
        <w:rPr>
          <w:spacing w:val="1"/>
        </w:rPr>
        <w:t xml:space="preserve"> </w:t>
      </w:r>
      <w:r>
        <w:t>common</w:t>
      </w:r>
      <w:r>
        <w:rPr>
          <w:spacing w:val="-3"/>
        </w:rPr>
        <w:t xml:space="preserve"> </w:t>
      </w:r>
      <w:r>
        <w:t>HTTP methods.</w:t>
      </w:r>
    </w:p>
    <w:p w:rsidR="00DA6855" w:rsidRDefault="00DA6855">
      <w:pPr>
        <w:sectPr w:rsidR="00DA6855">
          <w:pgSz w:w="11910" w:h="16840"/>
          <w:pgMar w:top="1420" w:right="260" w:bottom="1420" w:left="900" w:header="758" w:footer="1236" w:gutter="0"/>
          <w:cols w:space="720"/>
        </w:sectPr>
      </w:pPr>
    </w:p>
    <w:p w:rsidR="00DA6855" w:rsidRDefault="00AF5842">
      <w:pPr>
        <w:pStyle w:val="BodyText"/>
        <w:spacing w:before="128"/>
        <w:ind w:left="213"/>
      </w:pPr>
      <w:r>
        <w:rPr>
          <w:noProof/>
        </w:rPr>
        <w:lastRenderedPageBreak/>
        <mc:AlternateContent>
          <mc:Choice Requires="wpg">
            <w:drawing>
              <wp:anchor distT="0" distB="0" distL="114300" distR="114300" simplePos="0" relativeHeight="486780416" behindDoc="1" locked="0" layoutInCell="1" allowOverlap="1">
                <wp:simplePos x="0" y="0"/>
                <wp:positionH relativeFrom="page">
                  <wp:posOffset>636905</wp:posOffset>
                </wp:positionH>
                <wp:positionV relativeFrom="page">
                  <wp:posOffset>914400</wp:posOffset>
                </wp:positionV>
                <wp:extent cx="6677025" cy="8849995"/>
                <wp:effectExtent l="0" t="0" r="0" b="0"/>
                <wp:wrapNone/>
                <wp:docPr id="127"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8849995"/>
                          <a:chOff x="1003" y="1440"/>
                          <a:chExt cx="10515" cy="13937"/>
                        </a:xfrm>
                      </wpg:grpSpPr>
                      <wps:wsp>
                        <wps:cNvPr id="128" name="Rectangle 129"/>
                        <wps:cNvSpPr>
                          <a:spLocks noChangeArrowheads="1"/>
                        </wps:cNvSpPr>
                        <wps:spPr bwMode="auto">
                          <a:xfrm>
                            <a:off x="1411" y="15366"/>
                            <a:ext cx="9818"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Freeform 128"/>
                        <wps:cNvSpPr>
                          <a:spLocks/>
                        </wps:cNvSpPr>
                        <wps:spPr bwMode="auto">
                          <a:xfrm>
                            <a:off x="1003" y="1440"/>
                            <a:ext cx="10515" cy="13927"/>
                          </a:xfrm>
                          <a:custGeom>
                            <a:avLst/>
                            <a:gdLst>
                              <a:gd name="T0" fmla="+- 0 11518 1003"/>
                              <a:gd name="T1" fmla="*/ T0 w 10515"/>
                              <a:gd name="T2" fmla="+- 0 1440 1440"/>
                              <a:gd name="T3" fmla="*/ 1440 h 13927"/>
                              <a:gd name="T4" fmla="+- 0 11498 1003"/>
                              <a:gd name="T5" fmla="*/ T4 w 10515"/>
                              <a:gd name="T6" fmla="+- 0 1440 1440"/>
                              <a:gd name="T7" fmla="*/ 1440 h 13927"/>
                              <a:gd name="T8" fmla="+- 0 11498 1003"/>
                              <a:gd name="T9" fmla="*/ T8 w 10515"/>
                              <a:gd name="T10" fmla="+- 0 1459 1440"/>
                              <a:gd name="T11" fmla="*/ 1459 h 13927"/>
                              <a:gd name="T12" fmla="+- 0 11498 1003"/>
                              <a:gd name="T13" fmla="*/ T12 w 10515"/>
                              <a:gd name="T14" fmla="+- 0 1560 1440"/>
                              <a:gd name="T15" fmla="*/ 1560 h 13927"/>
                              <a:gd name="T16" fmla="+- 0 11498 1003"/>
                              <a:gd name="T17" fmla="*/ T16 w 10515"/>
                              <a:gd name="T18" fmla="+- 0 15348 1440"/>
                              <a:gd name="T19" fmla="*/ 15348 h 13927"/>
                              <a:gd name="T20" fmla="+- 0 1022 1003"/>
                              <a:gd name="T21" fmla="*/ T20 w 10515"/>
                              <a:gd name="T22" fmla="+- 0 15348 1440"/>
                              <a:gd name="T23" fmla="*/ 15348 h 13927"/>
                              <a:gd name="T24" fmla="+- 0 1022 1003"/>
                              <a:gd name="T25" fmla="*/ T24 w 10515"/>
                              <a:gd name="T26" fmla="+- 0 1560 1440"/>
                              <a:gd name="T27" fmla="*/ 1560 h 13927"/>
                              <a:gd name="T28" fmla="+- 0 1022 1003"/>
                              <a:gd name="T29" fmla="*/ T28 w 10515"/>
                              <a:gd name="T30" fmla="+- 0 1459 1440"/>
                              <a:gd name="T31" fmla="*/ 1459 h 13927"/>
                              <a:gd name="T32" fmla="+- 0 11498 1003"/>
                              <a:gd name="T33" fmla="*/ T32 w 10515"/>
                              <a:gd name="T34" fmla="+- 0 1459 1440"/>
                              <a:gd name="T35" fmla="*/ 1459 h 13927"/>
                              <a:gd name="T36" fmla="+- 0 11498 1003"/>
                              <a:gd name="T37" fmla="*/ T36 w 10515"/>
                              <a:gd name="T38" fmla="+- 0 1440 1440"/>
                              <a:gd name="T39" fmla="*/ 1440 h 13927"/>
                              <a:gd name="T40" fmla="+- 0 1022 1003"/>
                              <a:gd name="T41" fmla="*/ T40 w 10515"/>
                              <a:gd name="T42" fmla="+- 0 1440 1440"/>
                              <a:gd name="T43" fmla="*/ 1440 h 13927"/>
                              <a:gd name="T44" fmla="+- 0 1003 1003"/>
                              <a:gd name="T45" fmla="*/ T44 w 10515"/>
                              <a:gd name="T46" fmla="+- 0 1440 1440"/>
                              <a:gd name="T47" fmla="*/ 1440 h 13927"/>
                              <a:gd name="T48" fmla="+- 0 1003 1003"/>
                              <a:gd name="T49" fmla="*/ T48 w 10515"/>
                              <a:gd name="T50" fmla="+- 0 15367 1440"/>
                              <a:gd name="T51" fmla="*/ 15367 h 13927"/>
                              <a:gd name="T52" fmla="+- 0 1022 1003"/>
                              <a:gd name="T53" fmla="*/ T52 w 10515"/>
                              <a:gd name="T54" fmla="+- 0 15367 1440"/>
                              <a:gd name="T55" fmla="*/ 15367 h 13927"/>
                              <a:gd name="T56" fmla="+- 0 11498 1003"/>
                              <a:gd name="T57" fmla="*/ T56 w 10515"/>
                              <a:gd name="T58" fmla="+- 0 15367 1440"/>
                              <a:gd name="T59" fmla="*/ 15367 h 13927"/>
                              <a:gd name="T60" fmla="+- 0 11518 1003"/>
                              <a:gd name="T61" fmla="*/ T60 w 10515"/>
                              <a:gd name="T62" fmla="+- 0 15367 1440"/>
                              <a:gd name="T63" fmla="*/ 15367 h 13927"/>
                              <a:gd name="T64" fmla="+- 0 11518 1003"/>
                              <a:gd name="T65" fmla="*/ T64 w 10515"/>
                              <a:gd name="T66" fmla="+- 0 15348 1440"/>
                              <a:gd name="T67" fmla="*/ 15348 h 13927"/>
                              <a:gd name="T68" fmla="+- 0 11518 1003"/>
                              <a:gd name="T69" fmla="*/ T68 w 10515"/>
                              <a:gd name="T70" fmla="+- 0 1560 1440"/>
                              <a:gd name="T71" fmla="*/ 1560 h 13927"/>
                              <a:gd name="T72" fmla="+- 0 11518 1003"/>
                              <a:gd name="T73" fmla="*/ T72 w 10515"/>
                              <a:gd name="T74" fmla="+- 0 1459 1440"/>
                              <a:gd name="T75" fmla="*/ 1459 h 13927"/>
                              <a:gd name="T76" fmla="+- 0 11518 1003"/>
                              <a:gd name="T77" fmla="*/ T76 w 10515"/>
                              <a:gd name="T78" fmla="+- 0 1440 1440"/>
                              <a:gd name="T79" fmla="*/ 1440 h 139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5" h="13927">
                                <a:moveTo>
                                  <a:pt x="10515" y="0"/>
                                </a:moveTo>
                                <a:lnTo>
                                  <a:pt x="10495" y="0"/>
                                </a:lnTo>
                                <a:lnTo>
                                  <a:pt x="10495" y="19"/>
                                </a:lnTo>
                                <a:lnTo>
                                  <a:pt x="10495" y="120"/>
                                </a:lnTo>
                                <a:lnTo>
                                  <a:pt x="10495" y="13908"/>
                                </a:lnTo>
                                <a:lnTo>
                                  <a:pt x="19" y="13908"/>
                                </a:lnTo>
                                <a:lnTo>
                                  <a:pt x="19" y="120"/>
                                </a:lnTo>
                                <a:lnTo>
                                  <a:pt x="19" y="19"/>
                                </a:lnTo>
                                <a:lnTo>
                                  <a:pt x="10495" y="19"/>
                                </a:lnTo>
                                <a:lnTo>
                                  <a:pt x="10495" y="0"/>
                                </a:lnTo>
                                <a:lnTo>
                                  <a:pt x="19" y="0"/>
                                </a:lnTo>
                                <a:lnTo>
                                  <a:pt x="0" y="0"/>
                                </a:lnTo>
                                <a:lnTo>
                                  <a:pt x="0" y="13927"/>
                                </a:lnTo>
                                <a:lnTo>
                                  <a:pt x="19" y="13927"/>
                                </a:lnTo>
                                <a:lnTo>
                                  <a:pt x="10495" y="13927"/>
                                </a:lnTo>
                                <a:lnTo>
                                  <a:pt x="10515" y="13927"/>
                                </a:lnTo>
                                <a:lnTo>
                                  <a:pt x="10515" y="13908"/>
                                </a:lnTo>
                                <a:lnTo>
                                  <a:pt x="10515" y="120"/>
                                </a:lnTo>
                                <a:lnTo>
                                  <a:pt x="10515" y="19"/>
                                </a:lnTo>
                                <a:lnTo>
                                  <a:pt x="105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0" name="Picture 127" descr="Image result for get method htt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245" y="3465"/>
                            <a:ext cx="5251" cy="70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1C33C3E" id="Group 126" o:spid="_x0000_s1026" style="position:absolute;margin-left:50.15pt;margin-top:1in;width:525.75pt;height:696.85pt;z-index:-16536064;mso-position-horizontal-relative:page;mso-position-vertical-relative:page" coordorigin="1003,1440" coordsize="10515,139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">
                <v:rect id="Rectangle 129" o:spid="_x0000_s1027" style="position:absolute;left:1411;top:15366;width:981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gz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" fillcolor="#d9d9d9" stroked="f"/>
                <v:shape id="Freeform 128" o:spid="_x0000_s1028" style="position:absolute;left:1003;top:1440;width:10515;height:13927;visibility:visible;mso-wrap-style:square;v-text-anchor:top" coordsize="10515,13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" path="m10515,r-20,l10495,19r,101l10495,13908r-10476,l19,120,19,19r10476,l10495,,19,,,,,13927r19,l10495,13927r20,l10515,13908r,-13788l10515,19r,-19xe" fillcolor="black" stroked="f">
                  <v:path arrowok="t" o:connecttype="custom" o:connectlocs="10515,1440;10495,1440;10495,1459;10495,1560;10495,15348;19,15348;19,1560;19,1459;10495,1459;10495,1440;19,1440;0,1440;0,15367;19,15367;10495,15367;10515,15367;10515,15348;10515,1560;10515,1459;10515,1440" o:connectangles="0,0,0,0,0,0,0,0,0,0,0,0,0,0,0,0,0,0,0,0"/>
                </v:shape>
                <v:shape id="Picture 127" o:spid="_x0000_s1029" type="#_x0000_t75" alt="Image result for get method http" style="position:absolute;left:3245;top:3465;width:5251;height:7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">
                  <v:imagedata r:id="rId13" o:title="Image result for get method http"/>
                </v:shape>
                <w10:wrap anchorx="page" anchory="page"/>
              </v:group>
            </w:pict>
          </mc:Fallback>
        </mc:AlternateContent>
      </w:r>
      <w:r w:rsidR="00660AD9">
        <w:t>Some other</w:t>
      </w:r>
      <w:r w:rsidR="00660AD9">
        <w:rPr>
          <w:spacing w:val="-2"/>
        </w:rPr>
        <w:t xml:space="preserve"> </w:t>
      </w:r>
      <w:r w:rsidR="00660AD9">
        <w:t>notes</w:t>
      </w:r>
      <w:r w:rsidR="00660AD9">
        <w:rPr>
          <w:spacing w:val="-3"/>
        </w:rPr>
        <w:t xml:space="preserve"> </w:t>
      </w:r>
      <w:r w:rsidR="00660AD9">
        <w:t>on</w:t>
      </w:r>
      <w:r w:rsidR="00660AD9">
        <w:rPr>
          <w:spacing w:val="-1"/>
        </w:rPr>
        <w:t xml:space="preserve"> </w:t>
      </w:r>
      <w:r w:rsidR="00660AD9">
        <w:t>POST</w:t>
      </w:r>
      <w:r w:rsidR="00660AD9">
        <w:rPr>
          <w:spacing w:val="-1"/>
        </w:rPr>
        <w:t xml:space="preserve"> </w:t>
      </w:r>
      <w:r w:rsidR="00660AD9">
        <w:t>requests:</w:t>
      </w:r>
    </w:p>
    <w:p w:rsidR="00DA6855" w:rsidRDefault="00DA6855">
      <w:pPr>
        <w:pStyle w:val="BodyText"/>
        <w:spacing w:before="3"/>
        <w:rPr>
          <w:sz w:val="24"/>
        </w:rPr>
      </w:pPr>
    </w:p>
    <w:p w:rsidR="00DA6855" w:rsidRDefault="00660AD9">
      <w:pPr>
        <w:pStyle w:val="ListParagraph"/>
        <w:numPr>
          <w:ilvl w:val="1"/>
          <w:numId w:val="13"/>
        </w:numPr>
        <w:tabs>
          <w:tab w:val="left" w:pos="933"/>
          <w:tab w:val="left" w:pos="935"/>
        </w:tabs>
        <w:spacing w:before="1" w:line="252" w:lineRule="exact"/>
        <w:ind w:hanging="361"/>
      </w:pPr>
      <w:r>
        <w:t>POST</w:t>
      </w:r>
      <w:r>
        <w:rPr>
          <w:spacing w:val="-1"/>
        </w:rPr>
        <w:t xml:space="preserve"> </w:t>
      </w:r>
      <w:r>
        <w:t>requests</w:t>
      </w:r>
      <w:r>
        <w:rPr>
          <w:spacing w:val="-2"/>
        </w:rPr>
        <w:t xml:space="preserve"> </w:t>
      </w:r>
      <w:r>
        <w:t>are</w:t>
      </w:r>
      <w:r>
        <w:rPr>
          <w:spacing w:val="-2"/>
        </w:rPr>
        <w:t xml:space="preserve"> </w:t>
      </w:r>
      <w:r>
        <w:t>never</w:t>
      </w:r>
      <w:r>
        <w:rPr>
          <w:spacing w:val="1"/>
        </w:rPr>
        <w:t xml:space="preserve"> </w:t>
      </w:r>
      <w:r>
        <w:t>cached</w:t>
      </w:r>
    </w:p>
    <w:p w:rsidR="00DA6855" w:rsidRDefault="00660AD9">
      <w:pPr>
        <w:pStyle w:val="ListParagraph"/>
        <w:numPr>
          <w:ilvl w:val="1"/>
          <w:numId w:val="13"/>
        </w:numPr>
        <w:tabs>
          <w:tab w:val="left" w:pos="933"/>
          <w:tab w:val="left" w:pos="935"/>
        </w:tabs>
        <w:spacing w:line="252" w:lineRule="exact"/>
        <w:ind w:hanging="361"/>
      </w:pPr>
      <w:r>
        <w:t>POST</w:t>
      </w:r>
      <w:r>
        <w:rPr>
          <w:spacing w:val="-2"/>
        </w:rPr>
        <w:t xml:space="preserve"> </w:t>
      </w:r>
      <w:r>
        <w:t>requests</w:t>
      </w:r>
      <w:r>
        <w:rPr>
          <w:spacing w:val="-3"/>
        </w:rPr>
        <w:t xml:space="preserve"> </w:t>
      </w:r>
      <w:r>
        <w:t>do</w:t>
      </w:r>
      <w:r>
        <w:rPr>
          <w:spacing w:val="-1"/>
        </w:rPr>
        <w:t xml:space="preserve"> </w:t>
      </w:r>
      <w:r>
        <w:t>not</w:t>
      </w:r>
      <w:r>
        <w:rPr>
          <w:spacing w:val="-2"/>
        </w:rPr>
        <w:t xml:space="preserve"> </w:t>
      </w:r>
      <w:r>
        <w:t>remain</w:t>
      </w:r>
      <w:r>
        <w:rPr>
          <w:spacing w:val="-1"/>
        </w:rPr>
        <w:t xml:space="preserve"> </w:t>
      </w:r>
      <w:r>
        <w:t>in</w:t>
      </w:r>
      <w:r>
        <w:rPr>
          <w:spacing w:val="-3"/>
        </w:rPr>
        <w:t xml:space="preserve"> </w:t>
      </w:r>
      <w:r>
        <w:t>the</w:t>
      </w:r>
      <w:r>
        <w:rPr>
          <w:spacing w:val="-1"/>
        </w:rPr>
        <w:t xml:space="preserve"> </w:t>
      </w:r>
      <w:r>
        <w:t>browser history</w:t>
      </w:r>
    </w:p>
    <w:p w:rsidR="00DA6855" w:rsidRDefault="00660AD9">
      <w:pPr>
        <w:pStyle w:val="ListParagraph"/>
        <w:numPr>
          <w:ilvl w:val="1"/>
          <w:numId w:val="13"/>
        </w:numPr>
        <w:tabs>
          <w:tab w:val="left" w:pos="933"/>
          <w:tab w:val="left" w:pos="935"/>
        </w:tabs>
        <w:spacing w:before="1" w:line="252" w:lineRule="exact"/>
        <w:ind w:hanging="361"/>
      </w:pPr>
      <w:r>
        <w:t>POST</w:t>
      </w:r>
      <w:r>
        <w:rPr>
          <w:spacing w:val="-1"/>
        </w:rPr>
        <w:t xml:space="preserve"> </w:t>
      </w:r>
      <w:r>
        <w:t>requests</w:t>
      </w:r>
      <w:r>
        <w:rPr>
          <w:spacing w:val="-3"/>
        </w:rPr>
        <w:t xml:space="preserve"> </w:t>
      </w:r>
      <w:r>
        <w:t>cannot</w:t>
      </w:r>
      <w:r>
        <w:rPr>
          <w:spacing w:val="2"/>
        </w:rPr>
        <w:t xml:space="preserve"> </w:t>
      </w:r>
      <w:r>
        <w:t>be</w:t>
      </w:r>
      <w:r>
        <w:rPr>
          <w:spacing w:val="-1"/>
        </w:rPr>
        <w:t xml:space="preserve"> </w:t>
      </w:r>
      <w:r>
        <w:t>bookmarked</w:t>
      </w:r>
    </w:p>
    <w:p w:rsidR="00DA6855" w:rsidRDefault="00660AD9">
      <w:pPr>
        <w:pStyle w:val="ListParagraph"/>
        <w:numPr>
          <w:ilvl w:val="1"/>
          <w:numId w:val="13"/>
        </w:numPr>
        <w:tabs>
          <w:tab w:val="left" w:pos="933"/>
          <w:tab w:val="left" w:pos="935"/>
        </w:tabs>
        <w:spacing w:line="252" w:lineRule="exact"/>
        <w:ind w:hanging="361"/>
      </w:pPr>
      <w:r>
        <w:t>POST</w:t>
      </w:r>
      <w:r>
        <w:rPr>
          <w:spacing w:val="-1"/>
        </w:rPr>
        <w:t xml:space="preserve"> </w:t>
      </w:r>
      <w:r>
        <w:t>requests</w:t>
      </w:r>
      <w:r>
        <w:rPr>
          <w:spacing w:val="-3"/>
        </w:rPr>
        <w:t xml:space="preserve"> </w:t>
      </w:r>
      <w:r>
        <w:t>have</w:t>
      </w:r>
      <w:r>
        <w:rPr>
          <w:spacing w:val="-1"/>
        </w:rPr>
        <w:t xml:space="preserve"> </w:t>
      </w:r>
      <w:r>
        <w:t>no</w:t>
      </w:r>
      <w:r>
        <w:rPr>
          <w:spacing w:val="-3"/>
        </w:rPr>
        <w:t xml:space="preserve"> </w:t>
      </w:r>
      <w:r>
        <w:t>restrictions on</w:t>
      </w:r>
      <w:r>
        <w:rPr>
          <w:spacing w:val="-3"/>
        </w:rPr>
        <w:t xml:space="preserve"> </w:t>
      </w:r>
      <w:r>
        <w:t>data</w:t>
      </w:r>
      <w:r>
        <w:rPr>
          <w:spacing w:val="-3"/>
        </w:rPr>
        <w:t xml:space="preserve"> </w:t>
      </w:r>
      <w:r>
        <w:t>length</w:t>
      </w: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660AD9">
      <w:pPr>
        <w:spacing w:before="147"/>
        <w:ind w:left="213"/>
        <w:rPr>
          <w:b/>
        </w:rPr>
      </w:pPr>
      <w:r>
        <w:rPr>
          <w:b/>
          <w:color w:val="111111"/>
        </w:rPr>
        <w:t>ESP32</w:t>
      </w:r>
      <w:r>
        <w:rPr>
          <w:b/>
          <w:color w:val="111111"/>
          <w:spacing w:val="-1"/>
        </w:rPr>
        <w:t xml:space="preserve"> </w:t>
      </w:r>
      <w:r>
        <w:rPr>
          <w:b/>
          <w:color w:val="111111"/>
        </w:rPr>
        <w:t>Operating</w:t>
      </w:r>
      <w:r>
        <w:rPr>
          <w:b/>
          <w:color w:val="111111"/>
          <w:spacing w:val="-4"/>
        </w:rPr>
        <w:t xml:space="preserve"> </w:t>
      </w:r>
      <w:r>
        <w:rPr>
          <w:b/>
          <w:color w:val="111111"/>
        </w:rPr>
        <w:t>Modes</w:t>
      </w:r>
    </w:p>
    <w:p w:rsidR="00DA6855" w:rsidRDefault="00660AD9">
      <w:pPr>
        <w:pStyle w:val="BodyText"/>
        <w:spacing w:before="194"/>
        <w:ind w:left="213" w:right="238"/>
        <w:jc w:val="both"/>
      </w:pPr>
      <w:r>
        <w:t>One</w:t>
      </w:r>
      <w:r>
        <w:rPr>
          <w:spacing w:val="20"/>
        </w:rPr>
        <w:t xml:space="preserve"> </w:t>
      </w:r>
      <w:r>
        <w:t>of</w:t>
      </w:r>
      <w:r>
        <w:rPr>
          <w:spacing w:val="23"/>
        </w:rPr>
        <w:t xml:space="preserve"> </w:t>
      </w:r>
      <w:r>
        <w:t>the</w:t>
      </w:r>
      <w:r>
        <w:rPr>
          <w:spacing w:val="18"/>
        </w:rPr>
        <w:t xml:space="preserve"> </w:t>
      </w:r>
      <w:r>
        <w:t>greatest</w:t>
      </w:r>
      <w:r>
        <w:rPr>
          <w:spacing w:val="21"/>
        </w:rPr>
        <w:t xml:space="preserve"> </w:t>
      </w:r>
      <w:r>
        <w:t>features</w:t>
      </w:r>
      <w:r>
        <w:rPr>
          <w:spacing w:val="21"/>
        </w:rPr>
        <w:t xml:space="preserve"> </w:t>
      </w:r>
      <w:r>
        <w:t>ESP32</w:t>
      </w:r>
      <w:r>
        <w:rPr>
          <w:spacing w:val="21"/>
        </w:rPr>
        <w:t xml:space="preserve"> </w:t>
      </w:r>
      <w:r>
        <w:t>provides</w:t>
      </w:r>
      <w:r>
        <w:rPr>
          <w:spacing w:val="21"/>
        </w:rPr>
        <w:t xml:space="preserve"> </w:t>
      </w:r>
      <w:r>
        <w:t>is</w:t>
      </w:r>
      <w:r>
        <w:rPr>
          <w:spacing w:val="22"/>
        </w:rPr>
        <w:t xml:space="preserve"> </w:t>
      </w:r>
      <w:r>
        <w:t>that</w:t>
      </w:r>
      <w:r>
        <w:rPr>
          <w:spacing w:val="22"/>
        </w:rPr>
        <w:t xml:space="preserve"> </w:t>
      </w:r>
      <w:r>
        <w:t>it</w:t>
      </w:r>
      <w:r>
        <w:rPr>
          <w:spacing w:val="20"/>
        </w:rPr>
        <w:t xml:space="preserve"> </w:t>
      </w:r>
      <w:r>
        <w:t>cannot</w:t>
      </w:r>
      <w:r>
        <w:rPr>
          <w:spacing w:val="23"/>
        </w:rPr>
        <w:t xml:space="preserve"> </w:t>
      </w:r>
      <w:r>
        <w:t>only</w:t>
      </w:r>
      <w:r>
        <w:rPr>
          <w:spacing w:val="19"/>
        </w:rPr>
        <w:t xml:space="preserve"> </w:t>
      </w:r>
      <w:r>
        <w:t>connect</w:t>
      </w:r>
      <w:r>
        <w:rPr>
          <w:spacing w:val="23"/>
        </w:rPr>
        <w:t xml:space="preserve"> </w:t>
      </w:r>
      <w:r>
        <w:t>to</w:t>
      </w:r>
      <w:r>
        <w:rPr>
          <w:spacing w:val="21"/>
        </w:rPr>
        <w:t xml:space="preserve"> </w:t>
      </w:r>
      <w:r>
        <w:t>an</w:t>
      </w:r>
      <w:r>
        <w:rPr>
          <w:spacing w:val="19"/>
        </w:rPr>
        <w:t xml:space="preserve"> </w:t>
      </w:r>
      <w:r>
        <w:t>existing</w:t>
      </w:r>
      <w:r>
        <w:rPr>
          <w:spacing w:val="18"/>
        </w:rPr>
        <w:t xml:space="preserve"> </w:t>
      </w:r>
      <w:proofErr w:type="spellStart"/>
      <w:r>
        <w:t>WiFi</w:t>
      </w:r>
      <w:proofErr w:type="spellEnd"/>
      <w:r>
        <w:rPr>
          <w:spacing w:val="21"/>
        </w:rPr>
        <w:t xml:space="preserve"> </w:t>
      </w:r>
      <w:r>
        <w:t>network</w:t>
      </w:r>
      <w:r>
        <w:rPr>
          <w:spacing w:val="-59"/>
        </w:rPr>
        <w:t xml:space="preserve"> </w:t>
      </w:r>
      <w:r>
        <w:t>and act as a Web Server, but it can also set up a network of its own, allowing other devices to connect</w:t>
      </w:r>
      <w:r>
        <w:rPr>
          <w:spacing w:val="1"/>
        </w:rPr>
        <w:t xml:space="preserve"> </w:t>
      </w:r>
      <w:r>
        <w:t>directly</w:t>
      </w:r>
      <w:r>
        <w:rPr>
          <w:spacing w:val="42"/>
        </w:rPr>
        <w:t xml:space="preserve"> </w:t>
      </w:r>
      <w:r>
        <w:t>to</w:t>
      </w:r>
      <w:r>
        <w:rPr>
          <w:spacing w:val="45"/>
        </w:rPr>
        <w:t xml:space="preserve"> </w:t>
      </w:r>
      <w:r>
        <w:t>it</w:t>
      </w:r>
      <w:r>
        <w:rPr>
          <w:spacing w:val="46"/>
        </w:rPr>
        <w:t xml:space="preserve"> </w:t>
      </w:r>
      <w:r>
        <w:t>and</w:t>
      </w:r>
      <w:r>
        <w:rPr>
          <w:spacing w:val="45"/>
        </w:rPr>
        <w:t xml:space="preserve"> </w:t>
      </w:r>
      <w:r>
        <w:t>access</w:t>
      </w:r>
      <w:r>
        <w:rPr>
          <w:spacing w:val="45"/>
        </w:rPr>
        <w:t xml:space="preserve"> </w:t>
      </w:r>
      <w:r>
        <w:t>web</w:t>
      </w:r>
      <w:r>
        <w:rPr>
          <w:spacing w:val="44"/>
        </w:rPr>
        <w:t xml:space="preserve"> </w:t>
      </w:r>
      <w:r>
        <w:t>pages.</w:t>
      </w:r>
      <w:r>
        <w:rPr>
          <w:spacing w:val="41"/>
        </w:rPr>
        <w:t xml:space="preserve"> </w:t>
      </w:r>
      <w:r>
        <w:t>This</w:t>
      </w:r>
      <w:r>
        <w:rPr>
          <w:spacing w:val="45"/>
        </w:rPr>
        <w:t xml:space="preserve"> </w:t>
      </w:r>
      <w:r>
        <w:t>is</w:t>
      </w:r>
      <w:r>
        <w:rPr>
          <w:spacing w:val="45"/>
        </w:rPr>
        <w:t xml:space="preserve"> </w:t>
      </w:r>
      <w:r>
        <w:t>possible</w:t>
      </w:r>
      <w:r>
        <w:rPr>
          <w:spacing w:val="45"/>
        </w:rPr>
        <w:t xml:space="preserve"> </w:t>
      </w:r>
      <w:r>
        <w:t>because</w:t>
      </w:r>
      <w:r>
        <w:rPr>
          <w:spacing w:val="45"/>
        </w:rPr>
        <w:t xml:space="preserve"> </w:t>
      </w:r>
      <w:r>
        <w:t>ESP32</w:t>
      </w:r>
      <w:r>
        <w:rPr>
          <w:spacing w:val="44"/>
        </w:rPr>
        <w:t xml:space="preserve"> </w:t>
      </w:r>
      <w:r>
        <w:t>can</w:t>
      </w:r>
      <w:r>
        <w:rPr>
          <w:spacing w:val="44"/>
        </w:rPr>
        <w:t xml:space="preserve"> </w:t>
      </w:r>
      <w:r>
        <w:t>operate</w:t>
      </w:r>
      <w:r>
        <w:rPr>
          <w:spacing w:val="45"/>
        </w:rPr>
        <w:t xml:space="preserve"> </w:t>
      </w:r>
      <w:r>
        <w:t>in</w:t>
      </w:r>
      <w:r>
        <w:rPr>
          <w:spacing w:val="45"/>
        </w:rPr>
        <w:t xml:space="preserve"> </w:t>
      </w:r>
      <w:r>
        <w:t>three</w:t>
      </w:r>
      <w:r>
        <w:rPr>
          <w:spacing w:val="45"/>
        </w:rPr>
        <w:t xml:space="preserve"> </w:t>
      </w:r>
      <w:r>
        <w:t>different</w:t>
      </w:r>
      <w:r>
        <w:rPr>
          <w:spacing w:val="-59"/>
        </w:rPr>
        <w:t xml:space="preserve"> </w:t>
      </w:r>
      <w:r>
        <w:t>modes:</w:t>
      </w:r>
    </w:p>
    <w:p w:rsidR="00DA6855" w:rsidRDefault="00660AD9">
      <w:pPr>
        <w:pStyle w:val="ListParagraph"/>
        <w:numPr>
          <w:ilvl w:val="2"/>
          <w:numId w:val="13"/>
        </w:numPr>
        <w:tabs>
          <w:tab w:val="left" w:pos="1194"/>
        </w:tabs>
        <w:spacing w:before="193"/>
      </w:pPr>
      <w:r>
        <w:t>Station</w:t>
      </w:r>
      <w:r>
        <w:rPr>
          <w:spacing w:val="-3"/>
        </w:rPr>
        <w:t xml:space="preserve"> </w:t>
      </w:r>
      <w:r>
        <w:t>mode,</w:t>
      </w:r>
    </w:p>
    <w:p w:rsidR="00DA6855" w:rsidRDefault="00660AD9">
      <w:pPr>
        <w:pStyle w:val="ListParagraph"/>
        <w:numPr>
          <w:ilvl w:val="2"/>
          <w:numId w:val="13"/>
        </w:numPr>
        <w:tabs>
          <w:tab w:val="left" w:pos="1194"/>
        </w:tabs>
        <w:spacing w:before="191"/>
      </w:pPr>
      <w:r>
        <w:t>Soft Access</w:t>
      </w:r>
      <w:r>
        <w:rPr>
          <w:spacing w:val="-3"/>
        </w:rPr>
        <w:t xml:space="preserve"> </w:t>
      </w:r>
      <w:r>
        <w:t>Point</w:t>
      </w:r>
      <w:r>
        <w:rPr>
          <w:spacing w:val="-2"/>
        </w:rPr>
        <w:t xml:space="preserve"> </w:t>
      </w:r>
      <w:r>
        <w:t>mode,</w:t>
      </w:r>
    </w:p>
    <w:p w:rsidR="00DA6855" w:rsidRDefault="00660AD9">
      <w:pPr>
        <w:pStyle w:val="ListParagraph"/>
        <w:numPr>
          <w:ilvl w:val="2"/>
          <w:numId w:val="13"/>
        </w:numPr>
        <w:tabs>
          <w:tab w:val="left" w:pos="1194"/>
        </w:tabs>
        <w:spacing w:before="193"/>
      </w:pPr>
      <w:r>
        <w:t>and</w:t>
      </w:r>
      <w:r>
        <w:rPr>
          <w:spacing w:val="-3"/>
        </w:rPr>
        <w:t xml:space="preserve"> </w:t>
      </w:r>
      <w:r>
        <w:t>both</w:t>
      </w:r>
      <w:r>
        <w:rPr>
          <w:spacing w:val="-2"/>
        </w:rPr>
        <w:t xml:space="preserve"> </w:t>
      </w:r>
      <w:r>
        <w:t>at</w:t>
      </w:r>
      <w:r>
        <w:rPr>
          <w:spacing w:val="-1"/>
        </w:rPr>
        <w:t xml:space="preserve"> </w:t>
      </w:r>
      <w:r>
        <w:t>the</w:t>
      </w:r>
      <w:r>
        <w:rPr>
          <w:spacing w:val="-2"/>
        </w:rPr>
        <w:t xml:space="preserve"> </w:t>
      </w:r>
      <w:r>
        <w:t>same</w:t>
      </w:r>
      <w:r>
        <w:rPr>
          <w:spacing w:val="-2"/>
        </w:rPr>
        <w:t xml:space="preserve"> </w:t>
      </w:r>
      <w:r>
        <w:t>time.</w:t>
      </w:r>
    </w:p>
    <w:p w:rsidR="00DA6855" w:rsidRDefault="00660AD9">
      <w:pPr>
        <w:pStyle w:val="BodyText"/>
        <w:spacing w:before="191"/>
        <w:ind w:left="213"/>
        <w:jc w:val="both"/>
      </w:pPr>
      <w:r>
        <w:t>This</w:t>
      </w:r>
      <w:r>
        <w:rPr>
          <w:spacing w:val="-2"/>
        </w:rPr>
        <w:t xml:space="preserve"> </w:t>
      </w:r>
      <w:r>
        <w:t>provides</w:t>
      </w:r>
      <w:r>
        <w:rPr>
          <w:spacing w:val="-1"/>
        </w:rPr>
        <w:t xml:space="preserve"> </w:t>
      </w:r>
      <w:r>
        <w:t>possibility of</w:t>
      </w:r>
      <w:r>
        <w:rPr>
          <w:spacing w:val="2"/>
        </w:rPr>
        <w:t xml:space="preserve"> </w:t>
      </w:r>
      <w:r>
        <w:t>building</w:t>
      </w:r>
      <w:r>
        <w:rPr>
          <w:spacing w:val="-2"/>
        </w:rPr>
        <w:t xml:space="preserve"> </w:t>
      </w:r>
      <w:hyperlink r:id="rId14">
        <w:r>
          <w:t>mesh</w:t>
        </w:r>
        <w:r>
          <w:rPr>
            <w:spacing w:val="-4"/>
          </w:rPr>
          <w:t xml:space="preserve"> </w:t>
        </w:r>
        <w:r>
          <w:t>networks</w:t>
        </w:r>
      </w:hyperlink>
      <w:r>
        <w:t>.</w:t>
      </w:r>
    </w:p>
    <w:p w:rsidR="00DA6855" w:rsidRDefault="00DA6855">
      <w:pPr>
        <w:jc w:val="both"/>
        <w:sectPr w:rsidR="00DA6855">
          <w:pgSz w:w="11910" w:h="16840"/>
          <w:pgMar w:top="1420" w:right="260" w:bottom="1420" w:left="900" w:header="758" w:footer="1236" w:gutter="0"/>
          <w:cols w:space="720"/>
        </w:sectPr>
      </w:pPr>
    </w:p>
    <w:p w:rsidR="00DA6855" w:rsidRDefault="00AF5842">
      <w:pPr>
        <w:spacing w:before="125"/>
        <w:ind w:left="213"/>
        <w:rPr>
          <w:b/>
        </w:rPr>
      </w:pPr>
      <w:r>
        <w:rPr>
          <w:noProof/>
        </w:rPr>
        <w:lastRenderedPageBreak/>
        <mc:AlternateContent>
          <mc:Choice Requires="wpg">
            <w:drawing>
              <wp:anchor distT="0" distB="0" distL="114300" distR="114300" simplePos="0" relativeHeight="486780928" behindDoc="1" locked="0" layoutInCell="1" allowOverlap="1">
                <wp:simplePos x="0" y="0"/>
                <wp:positionH relativeFrom="page">
                  <wp:posOffset>636905</wp:posOffset>
                </wp:positionH>
                <wp:positionV relativeFrom="page">
                  <wp:posOffset>914400</wp:posOffset>
                </wp:positionV>
                <wp:extent cx="6677025" cy="8766175"/>
                <wp:effectExtent l="0" t="0" r="0" b="0"/>
                <wp:wrapNone/>
                <wp:docPr id="124"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8766175"/>
                          <a:chOff x="1003" y="1440"/>
                          <a:chExt cx="10515" cy="13805"/>
                        </a:xfrm>
                      </wpg:grpSpPr>
                      <wps:wsp>
                        <wps:cNvPr id="125" name="Freeform 125"/>
                        <wps:cNvSpPr>
                          <a:spLocks/>
                        </wps:cNvSpPr>
                        <wps:spPr bwMode="auto">
                          <a:xfrm>
                            <a:off x="1003" y="1440"/>
                            <a:ext cx="10515" cy="13805"/>
                          </a:xfrm>
                          <a:custGeom>
                            <a:avLst/>
                            <a:gdLst>
                              <a:gd name="T0" fmla="+- 0 11518 1003"/>
                              <a:gd name="T1" fmla="*/ T0 w 10515"/>
                              <a:gd name="T2" fmla="+- 0 1440 1440"/>
                              <a:gd name="T3" fmla="*/ 1440 h 13805"/>
                              <a:gd name="T4" fmla="+- 0 11498 1003"/>
                              <a:gd name="T5" fmla="*/ T4 w 10515"/>
                              <a:gd name="T6" fmla="+- 0 1440 1440"/>
                              <a:gd name="T7" fmla="*/ 1440 h 13805"/>
                              <a:gd name="T8" fmla="+- 0 11498 1003"/>
                              <a:gd name="T9" fmla="*/ T8 w 10515"/>
                              <a:gd name="T10" fmla="+- 0 1459 1440"/>
                              <a:gd name="T11" fmla="*/ 1459 h 13805"/>
                              <a:gd name="T12" fmla="+- 0 11498 1003"/>
                              <a:gd name="T13" fmla="*/ T12 w 10515"/>
                              <a:gd name="T14" fmla="+- 0 1560 1440"/>
                              <a:gd name="T15" fmla="*/ 1560 h 13805"/>
                              <a:gd name="T16" fmla="+- 0 11498 1003"/>
                              <a:gd name="T17" fmla="*/ T16 w 10515"/>
                              <a:gd name="T18" fmla="+- 0 15225 1440"/>
                              <a:gd name="T19" fmla="*/ 15225 h 13805"/>
                              <a:gd name="T20" fmla="+- 0 1022 1003"/>
                              <a:gd name="T21" fmla="*/ T20 w 10515"/>
                              <a:gd name="T22" fmla="+- 0 15225 1440"/>
                              <a:gd name="T23" fmla="*/ 15225 h 13805"/>
                              <a:gd name="T24" fmla="+- 0 1022 1003"/>
                              <a:gd name="T25" fmla="*/ T24 w 10515"/>
                              <a:gd name="T26" fmla="+- 0 1560 1440"/>
                              <a:gd name="T27" fmla="*/ 1560 h 13805"/>
                              <a:gd name="T28" fmla="+- 0 1022 1003"/>
                              <a:gd name="T29" fmla="*/ T28 w 10515"/>
                              <a:gd name="T30" fmla="+- 0 1459 1440"/>
                              <a:gd name="T31" fmla="*/ 1459 h 13805"/>
                              <a:gd name="T32" fmla="+- 0 11498 1003"/>
                              <a:gd name="T33" fmla="*/ T32 w 10515"/>
                              <a:gd name="T34" fmla="+- 0 1459 1440"/>
                              <a:gd name="T35" fmla="*/ 1459 h 13805"/>
                              <a:gd name="T36" fmla="+- 0 11498 1003"/>
                              <a:gd name="T37" fmla="*/ T36 w 10515"/>
                              <a:gd name="T38" fmla="+- 0 1440 1440"/>
                              <a:gd name="T39" fmla="*/ 1440 h 13805"/>
                              <a:gd name="T40" fmla="+- 0 1022 1003"/>
                              <a:gd name="T41" fmla="*/ T40 w 10515"/>
                              <a:gd name="T42" fmla="+- 0 1440 1440"/>
                              <a:gd name="T43" fmla="*/ 1440 h 13805"/>
                              <a:gd name="T44" fmla="+- 0 1003 1003"/>
                              <a:gd name="T45" fmla="*/ T44 w 10515"/>
                              <a:gd name="T46" fmla="+- 0 1440 1440"/>
                              <a:gd name="T47" fmla="*/ 1440 h 13805"/>
                              <a:gd name="T48" fmla="+- 0 1003 1003"/>
                              <a:gd name="T49" fmla="*/ T48 w 10515"/>
                              <a:gd name="T50" fmla="+- 0 15244 1440"/>
                              <a:gd name="T51" fmla="*/ 15244 h 13805"/>
                              <a:gd name="T52" fmla="+- 0 1022 1003"/>
                              <a:gd name="T53" fmla="*/ T52 w 10515"/>
                              <a:gd name="T54" fmla="+- 0 15244 1440"/>
                              <a:gd name="T55" fmla="*/ 15244 h 13805"/>
                              <a:gd name="T56" fmla="+- 0 11498 1003"/>
                              <a:gd name="T57" fmla="*/ T56 w 10515"/>
                              <a:gd name="T58" fmla="+- 0 15244 1440"/>
                              <a:gd name="T59" fmla="*/ 15244 h 13805"/>
                              <a:gd name="T60" fmla="+- 0 11518 1003"/>
                              <a:gd name="T61" fmla="*/ T60 w 10515"/>
                              <a:gd name="T62" fmla="+- 0 15244 1440"/>
                              <a:gd name="T63" fmla="*/ 15244 h 13805"/>
                              <a:gd name="T64" fmla="+- 0 11518 1003"/>
                              <a:gd name="T65" fmla="*/ T64 w 10515"/>
                              <a:gd name="T66" fmla="+- 0 15225 1440"/>
                              <a:gd name="T67" fmla="*/ 15225 h 13805"/>
                              <a:gd name="T68" fmla="+- 0 11518 1003"/>
                              <a:gd name="T69" fmla="*/ T68 w 10515"/>
                              <a:gd name="T70" fmla="+- 0 1560 1440"/>
                              <a:gd name="T71" fmla="*/ 1560 h 13805"/>
                              <a:gd name="T72" fmla="+- 0 11518 1003"/>
                              <a:gd name="T73" fmla="*/ T72 w 10515"/>
                              <a:gd name="T74" fmla="+- 0 1459 1440"/>
                              <a:gd name="T75" fmla="*/ 1459 h 13805"/>
                              <a:gd name="T76" fmla="+- 0 11518 1003"/>
                              <a:gd name="T77" fmla="*/ T76 w 10515"/>
                              <a:gd name="T78" fmla="+- 0 1440 1440"/>
                              <a:gd name="T79" fmla="*/ 1440 h 138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5" h="13805">
                                <a:moveTo>
                                  <a:pt x="10515" y="0"/>
                                </a:moveTo>
                                <a:lnTo>
                                  <a:pt x="10495" y="0"/>
                                </a:lnTo>
                                <a:lnTo>
                                  <a:pt x="10495" y="19"/>
                                </a:lnTo>
                                <a:lnTo>
                                  <a:pt x="10495" y="120"/>
                                </a:lnTo>
                                <a:lnTo>
                                  <a:pt x="10495" y="13785"/>
                                </a:lnTo>
                                <a:lnTo>
                                  <a:pt x="19" y="13785"/>
                                </a:lnTo>
                                <a:lnTo>
                                  <a:pt x="19" y="120"/>
                                </a:lnTo>
                                <a:lnTo>
                                  <a:pt x="19" y="19"/>
                                </a:lnTo>
                                <a:lnTo>
                                  <a:pt x="10495" y="19"/>
                                </a:lnTo>
                                <a:lnTo>
                                  <a:pt x="10495" y="0"/>
                                </a:lnTo>
                                <a:lnTo>
                                  <a:pt x="19" y="0"/>
                                </a:lnTo>
                                <a:lnTo>
                                  <a:pt x="0" y="0"/>
                                </a:lnTo>
                                <a:lnTo>
                                  <a:pt x="0" y="13804"/>
                                </a:lnTo>
                                <a:lnTo>
                                  <a:pt x="19" y="13804"/>
                                </a:lnTo>
                                <a:lnTo>
                                  <a:pt x="10495" y="13804"/>
                                </a:lnTo>
                                <a:lnTo>
                                  <a:pt x="10515" y="13804"/>
                                </a:lnTo>
                                <a:lnTo>
                                  <a:pt x="10515" y="13785"/>
                                </a:lnTo>
                                <a:lnTo>
                                  <a:pt x="10515" y="120"/>
                                </a:lnTo>
                                <a:lnTo>
                                  <a:pt x="10515" y="19"/>
                                </a:lnTo>
                                <a:lnTo>
                                  <a:pt x="105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6" name="Picture 124" descr="ESP32 Web Server Station STA Mode Demonst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774" y="2718"/>
                            <a:ext cx="8940" cy="70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1FEC866" id="Group 123" o:spid="_x0000_s1026" style="position:absolute;margin-left:50.15pt;margin-top:1in;width:525.75pt;height:690.25pt;z-index:-16535552;mso-position-horizontal-relative:page;mso-position-vertical-relative:page" coordorigin="1003,1440" coordsize="10515,138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">
                <v:shape id="Freeform 125" o:spid="_x0000_s1027" style="position:absolute;left:1003;top:1440;width:10515;height:13805;visibility:visible;mso-wrap-style:square;v-text-anchor:top" coordsize="10515,13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" path="m10515,r-20,l10495,19r,101l10495,13785r-10476,l19,120,19,19r10476,l10495,,19,,,,,13804r19,l10495,13804r20,l10515,13785r,-13665l10515,19r,-19xe" fillcolor="black" stroked="f">
                  <v:path arrowok="t" o:connecttype="custom" o:connectlocs="10515,1440;10495,1440;10495,1459;10495,1560;10495,15225;19,15225;19,1560;19,1459;10495,1459;10495,1440;19,1440;0,1440;0,15244;19,15244;10495,15244;10515,15244;10515,15225;10515,1560;10515,1459;10515,1440" o:connectangles="0,0,0,0,0,0,0,0,0,0,0,0,0,0,0,0,0,0,0,0"/>
                </v:shape>
                <v:shape id="Picture 124" o:spid="_x0000_s1028" type="#_x0000_t75" alt="ESP32 Web Server Station STA Mode Demonstration" style="position:absolute;left:1774;top:2718;width:8940;height:7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">
                  <v:imagedata r:id="rId16" o:title="ESP32 Web Server Station STA Mode Demonstration"/>
                </v:shape>
                <w10:wrap anchorx="page" anchory="page"/>
              </v:group>
            </w:pict>
          </mc:Fallback>
        </mc:AlternateContent>
      </w:r>
      <w:r w:rsidR="00660AD9">
        <w:rPr>
          <w:b/>
          <w:color w:val="111111"/>
        </w:rPr>
        <w:t>Station</w:t>
      </w:r>
      <w:r w:rsidR="00660AD9">
        <w:rPr>
          <w:b/>
          <w:color w:val="111111"/>
          <w:spacing w:val="-4"/>
        </w:rPr>
        <w:t xml:space="preserve"> </w:t>
      </w:r>
      <w:r w:rsidR="00660AD9">
        <w:rPr>
          <w:b/>
          <w:color w:val="111111"/>
        </w:rPr>
        <w:t>(STA) Mode</w:t>
      </w:r>
    </w:p>
    <w:p w:rsidR="00DA6855" w:rsidRDefault="00660AD9">
      <w:pPr>
        <w:pStyle w:val="BodyText"/>
        <w:spacing w:before="194"/>
        <w:ind w:left="213" w:right="239"/>
      </w:pPr>
      <w:r>
        <w:rPr>
          <w:color w:val="43414E"/>
        </w:rPr>
        <w:t>The</w:t>
      </w:r>
      <w:r>
        <w:rPr>
          <w:color w:val="43414E"/>
          <w:spacing w:val="19"/>
        </w:rPr>
        <w:t xml:space="preserve"> </w:t>
      </w:r>
      <w:r>
        <w:rPr>
          <w:color w:val="43414E"/>
        </w:rPr>
        <w:t>ESP32</w:t>
      </w:r>
      <w:r>
        <w:rPr>
          <w:color w:val="43414E"/>
          <w:spacing w:val="19"/>
        </w:rPr>
        <w:t xml:space="preserve"> </w:t>
      </w:r>
      <w:r>
        <w:rPr>
          <w:color w:val="43414E"/>
        </w:rPr>
        <w:t>that</w:t>
      </w:r>
      <w:r>
        <w:rPr>
          <w:color w:val="43414E"/>
          <w:spacing w:val="21"/>
        </w:rPr>
        <w:t xml:space="preserve"> </w:t>
      </w:r>
      <w:r>
        <w:rPr>
          <w:color w:val="43414E"/>
        </w:rPr>
        <w:t>connects</w:t>
      </w:r>
      <w:r>
        <w:rPr>
          <w:color w:val="43414E"/>
          <w:spacing w:val="21"/>
        </w:rPr>
        <w:t xml:space="preserve"> </w:t>
      </w:r>
      <w:r>
        <w:rPr>
          <w:color w:val="43414E"/>
        </w:rPr>
        <w:t>to</w:t>
      </w:r>
      <w:r>
        <w:rPr>
          <w:color w:val="43414E"/>
          <w:spacing w:val="20"/>
        </w:rPr>
        <w:t xml:space="preserve"> </w:t>
      </w:r>
      <w:r>
        <w:rPr>
          <w:color w:val="43414E"/>
        </w:rPr>
        <w:t>an</w:t>
      </w:r>
      <w:r>
        <w:rPr>
          <w:color w:val="43414E"/>
          <w:spacing w:val="19"/>
        </w:rPr>
        <w:t xml:space="preserve"> </w:t>
      </w:r>
      <w:r>
        <w:rPr>
          <w:color w:val="43414E"/>
        </w:rPr>
        <w:t>existing</w:t>
      </w:r>
      <w:r>
        <w:rPr>
          <w:color w:val="43414E"/>
          <w:spacing w:val="17"/>
        </w:rPr>
        <w:t xml:space="preserve"> </w:t>
      </w:r>
      <w:proofErr w:type="spellStart"/>
      <w:r>
        <w:rPr>
          <w:color w:val="43414E"/>
        </w:rPr>
        <w:t>WiFi</w:t>
      </w:r>
      <w:proofErr w:type="spellEnd"/>
      <w:r>
        <w:rPr>
          <w:color w:val="43414E"/>
          <w:spacing w:val="21"/>
        </w:rPr>
        <w:t xml:space="preserve"> </w:t>
      </w:r>
      <w:r>
        <w:rPr>
          <w:color w:val="43414E"/>
        </w:rPr>
        <w:t>network</w:t>
      </w:r>
      <w:r>
        <w:rPr>
          <w:color w:val="43414E"/>
          <w:spacing w:val="82"/>
        </w:rPr>
        <w:t xml:space="preserve"> </w:t>
      </w:r>
      <w:r>
        <w:rPr>
          <w:color w:val="43414E"/>
        </w:rPr>
        <w:t>(one</w:t>
      </w:r>
      <w:r>
        <w:rPr>
          <w:color w:val="43414E"/>
          <w:spacing w:val="81"/>
        </w:rPr>
        <w:t xml:space="preserve"> </w:t>
      </w:r>
      <w:r>
        <w:rPr>
          <w:color w:val="43414E"/>
        </w:rPr>
        <w:t>created</w:t>
      </w:r>
      <w:r>
        <w:rPr>
          <w:color w:val="43414E"/>
          <w:spacing w:val="82"/>
        </w:rPr>
        <w:t xml:space="preserve"> </w:t>
      </w:r>
      <w:r>
        <w:rPr>
          <w:color w:val="43414E"/>
        </w:rPr>
        <w:t>by</w:t>
      </w:r>
      <w:r>
        <w:rPr>
          <w:color w:val="43414E"/>
          <w:spacing w:val="81"/>
        </w:rPr>
        <w:t xml:space="preserve"> </w:t>
      </w:r>
      <w:r>
        <w:rPr>
          <w:color w:val="43414E"/>
        </w:rPr>
        <w:t>your</w:t>
      </w:r>
      <w:r>
        <w:rPr>
          <w:color w:val="43414E"/>
          <w:spacing w:val="81"/>
        </w:rPr>
        <w:t xml:space="preserve"> </w:t>
      </w:r>
      <w:r>
        <w:rPr>
          <w:color w:val="43414E"/>
        </w:rPr>
        <w:t>wireless</w:t>
      </w:r>
      <w:r>
        <w:rPr>
          <w:color w:val="43414E"/>
          <w:spacing w:val="83"/>
        </w:rPr>
        <w:t xml:space="preserve"> </w:t>
      </w:r>
      <w:r>
        <w:rPr>
          <w:color w:val="43414E"/>
        </w:rPr>
        <w:t>router)</w:t>
      </w:r>
      <w:r>
        <w:rPr>
          <w:color w:val="43414E"/>
          <w:spacing w:val="81"/>
        </w:rPr>
        <w:t xml:space="preserve"> </w:t>
      </w:r>
      <w:r>
        <w:rPr>
          <w:color w:val="43414E"/>
        </w:rPr>
        <w:t>is</w:t>
      </w:r>
      <w:r>
        <w:rPr>
          <w:color w:val="43414E"/>
          <w:spacing w:val="-59"/>
        </w:rPr>
        <w:t xml:space="preserve"> </w:t>
      </w:r>
      <w:r>
        <w:rPr>
          <w:color w:val="43414E"/>
        </w:rPr>
        <w:t xml:space="preserve">called </w:t>
      </w:r>
      <w:r>
        <w:rPr>
          <w:color w:val="212121"/>
        </w:rPr>
        <w:t>Station</w:t>
      </w:r>
      <w:r>
        <w:rPr>
          <w:color w:val="212121"/>
          <w:spacing w:val="-2"/>
        </w:rPr>
        <w:t xml:space="preserve"> </w:t>
      </w:r>
      <w:r>
        <w:rPr>
          <w:color w:val="43414E"/>
        </w:rPr>
        <w:t>(STA)</w:t>
      </w: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spacing w:before="2"/>
        <w:rPr>
          <w:sz w:val="25"/>
        </w:rPr>
      </w:pPr>
    </w:p>
    <w:p w:rsidR="00DA6855" w:rsidRDefault="00660AD9">
      <w:pPr>
        <w:pStyle w:val="BodyText"/>
        <w:ind w:left="213" w:right="239"/>
      </w:pPr>
      <w:r>
        <w:rPr>
          <w:color w:val="43414E"/>
        </w:rPr>
        <w:t>In</w:t>
      </w:r>
      <w:r>
        <w:rPr>
          <w:color w:val="43414E"/>
          <w:spacing w:val="4"/>
        </w:rPr>
        <w:t xml:space="preserve"> </w:t>
      </w:r>
      <w:r>
        <w:rPr>
          <w:color w:val="43414E"/>
        </w:rPr>
        <w:t>STA</w:t>
      </w:r>
      <w:r>
        <w:rPr>
          <w:color w:val="43414E"/>
          <w:spacing w:val="1"/>
        </w:rPr>
        <w:t xml:space="preserve"> </w:t>
      </w:r>
      <w:r>
        <w:rPr>
          <w:color w:val="43414E"/>
        </w:rPr>
        <w:t>mode</w:t>
      </w:r>
      <w:r>
        <w:rPr>
          <w:color w:val="43414E"/>
          <w:spacing w:val="4"/>
        </w:rPr>
        <w:t xml:space="preserve"> </w:t>
      </w:r>
      <w:r>
        <w:rPr>
          <w:color w:val="43414E"/>
        </w:rPr>
        <w:t>ESP32</w:t>
      </w:r>
      <w:r>
        <w:rPr>
          <w:color w:val="43414E"/>
          <w:spacing w:val="1"/>
        </w:rPr>
        <w:t xml:space="preserve"> </w:t>
      </w:r>
      <w:r>
        <w:rPr>
          <w:color w:val="43414E"/>
        </w:rPr>
        <w:t>gets</w:t>
      </w:r>
      <w:r>
        <w:rPr>
          <w:color w:val="43414E"/>
          <w:spacing w:val="4"/>
        </w:rPr>
        <w:t xml:space="preserve"> </w:t>
      </w:r>
      <w:r>
        <w:rPr>
          <w:color w:val="43414E"/>
        </w:rPr>
        <w:t>IP</w:t>
      </w:r>
      <w:r>
        <w:rPr>
          <w:color w:val="43414E"/>
          <w:spacing w:val="2"/>
        </w:rPr>
        <w:t xml:space="preserve"> </w:t>
      </w:r>
      <w:r>
        <w:rPr>
          <w:color w:val="43414E"/>
        </w:rPr>
        <w:t>from</w:t>
      </w:r>
      <w:r>
        <w:rPr>
          <w:color w:val="43414E"/>
          <w:spacing w:val="9"/>
        </w:rPr>
        <w:t xml:space="preserve"> </w:t>
      </w:r>
      <w:r>
        <w:rPr>
          <w:color w:val="43414E"/>
        </w:rPr>
        <w:t>wireless</w:t>
      </w:r>
      <w:r>
        <w:rPr>
          <w:color w:val="43414E"/>
          <w:spacing w:val="4"/>
        </w:rPr>
        <w:t xml:space="preserve"> </w:t>
      </w:r>
      <w:r>
        <w:rPr>
          <w:color w:val="43414E"/>
        </w:rPr>
        <w:t>router</w:t>
      </w:r>
      <w:r>
        <w:rPr>
          <w:color w:val="43414E"/>
          <w:spacing w:val="3"/>
        </w:rPr>
        <w:t xml:space="preserve"> </w:t>
      </w:r>
      <w:r>
        <w:rPr>
          <w:color w:val="43414E"/>
        </w:rPr>
        <w:t>to</w:t>
      </w:r>
      <w:r>
        <w:rPr>
          <w:color w:val="43414E"/>
          <w:spacing w:val="4"/>
        </w:rPr>
        <w:t xml:space="preserve"> </w:t>
      </w:r>
      <w:r>
        <w:rPr>
          <w:color w:val="43414E"/>
        </w:rPr>
        <w:t>which</w:t>
      </w:r>
      <w:r>
        <w:rPr>
          <w:color w:val="43414E"/>
          <w:spacing w:val="4"/>
        </w:rPr>
        <w:t xml:space="preserve"> </w:t>
      </w:r>
      <w:r>
        <w:rPr>
          <w:color w:val="43414E"/>
        </w:rPr>
        <w:t>it</w:t>
      </w:r>
      <w:r>
        <w:rPr>
          <w:color w:val="43414E"/>
          <w:spacing w:val="5"/>
        </w:rPr>
        <w:t xml:space="preserve"> </w:t>
      </w:r>
      <w:r>
        <w:rPr>
          <w:color w:val="43414E"/>
        </w:rPr>
        <w:t>is</w:t>
      </w:r>
      <w:r>
        <w:rPr>
          <w:color w:val="43414E"/>
          <w:spacing w:val="5"/>
        </w:rPr>
        <w:t xml:space="preserve"> </w:t>
      </w:r>
      <w:r>
        <w:rPr>
          <w:color w:val="43414E"/>
        </w:rPr>
        <w:t>connected.</w:t>
      </w:r>
      <w:r>
        <w:rPr>
          <w:color w:val="43414E"/>
          <w:spacing w:val="-2"/>
        </w:rPr>
        <w:t xml:space="preserve"> </w:t>
      </w:r>
      <w:r>
        <w:rPr>
          <w:color w:val="43414E"/>
        </w:rPr>
        <w:t>With</w:t>
      </w:r>
      <w:r>
        <w:rPr>
          <w:color w:val="43414E"/>
          <w:spacing w:val="2"/>
        </w:rPr>
        <w:t xml:space="preserve"> </w:t>
      </w:r>
      <w:r>
        <w:rPr>
          <w:color w:val="43414E"/>
        </w:rPr>
        <w:t>this</w:t>
      </w:r>
      <w:r>
        <w:rPr>
          <w:color w:val="43414E"/>
          <w:spacing w:val="2"/>
        </w:rPr>
        <w:t xml:space="preserve"> </w:t>
      </w:r>
      <w:r>
        <w:rPr>
          <w:color w:val="43414E"/>
        </w:rPr>
        <w:t>IP</w:t>
      </w:r>
      <w:r>
        <w:rPr>
          <w:color w:val="43414E"/>
          <w:spacing w:val="3"/>
        </w:rPr>
        <w:t xml:space="preserve"> </w:t>
      </w:r>
      <w:r>
        <w:rPr>
          <w:color w:val="43414E"/>
        </w:rPr>
        <w:t>address,</w:t>
      </w:r>
      <w:r>
        <w:rPr>
          <w:color w:val="43414E"/>
          <w:spacing w:val="6"/>
        </w:rPr>
        <w:t xml:space="preserve"> </w:t>
      </w:r>
      <w:r>
        <w:rPr>
          <w:color w:val="43414E"/>
        </w:rPr>
        <w:t>it</w:t>
      </w:r>
      <w:r>
        <w:rPr>
          <w:color w:val="43414E"/>
          <w:spacing w:val="5"/>
        </w:rPr>
        <w:t xml:space="preserve"> </w:t>
      </w:r>
      <w:r>
        <w:rPr>
          <w:color w:val="43414E"/>
        </w:rPr>
        <w:t>can</w:t>
      </w:r>
      <w:r>
        <w:rPr>
          <w:color w:val="43414E"/>
          <w:spacing w:val="4"/>
        </w:rPr>
        <w:t xml:space="preserve"> </w:t>
      </w:r>
      <w:r>
        <w:rPr>
          <w:color w:val="43414E"/>
        </w:rPr>
        <w:t>set</w:t>
      </w:r>
      <w:r>
        <w:rPr>
          <w:color w:val="43414E"/>
          <w:spacing w:val="-58"/>
        </w:rPr>
        <w:t xml:space="preserve"> </w:t>
      </w:r>
      <w:r>
        <w:rPr>
          <w:color w:val="43414E"/>
        </w:rPr>
        <w:t>up</w:t>
      </w:r>
      <w:r>
        <w:rPr>
          <w:color w:val="43414E"/>
          <w:spacing w:val="-1"/>
        </w:rPr>
        <w:t xml:space="preserve"> </w:t>
      </w:r>
      <w:r>
        <w:rPr>
          <w:color w:val="43414E"/>
        </w:rPr>
        <w:t>a web</w:t>
      </w:r>
      <w:r>
        <w:rPr>
          <w:color w:val="43414E"/>
          <w:spacing w:val="-1"/>
        </w:rPr>
        <w:t xml:space="preserve"> </w:t>
      </w:r>
      <w:r>
        <w:rPr>
          <w:color w:val="43414E"/>
        </w:rPr>
        <w:t>server and</w:t>
      </w:r>
      <w:r>
        <w:rPr>
          <w:color w:val="43414E"/>
          <w:spacing w:val="-1"/>
        </w:rPr>
        <w:t xml:space="preserve"> </w:t>
      </w:r>
      <w:r>
        <w:rPr>
          <w:color w:val="212121"/>
        </w:rPr>
        <w:t>deliver web pages</w:t>
      </w:r>
      <w:r>
        <w:rPr>
          <w:color w:val="212121"/>
          <w:spacing w:val="-3"/>
        </w:rPr>
        <w:t xml:space="preserve"> </w:t>
      </w:r>
      <w:r>
        <w:rPr>
          <w:color w:val="212121"/>
        </w:rPr>
        <w:t>to all</w:t>
      </w:r>
      <w:r>
        <w:rPr>
          <w:color w:val="212121"/>
          <w:spacing w:val="-1"/>
        </w:rPr>
        <w:t xml:space="preserve"> </w:t>
      </w:r>
      <w:r>
        <w:rPr>
          <w:color w:val="212121"/>
        </w:rPr>
        <w:t>connected devices</w:t>
      </w:r>
      <w:r>
        <w:rPr>
          <w:color w:val="212121"/>
          <w:spacing w:val="-1"/>
        </w:rPr>
        <w:t xml:space="preserve"> </w:t>
      </w:r>
      <w:r>
        <w:rPr>
          <w:color w:val="212121"/>
        </w:rPr>
        <w:t>under</w:t>
      </w:r>
      <w:r>
        <w:rPr>
          <w:color w:val="212121"/>
          <w:spacing w:val="1"/>
        </w:rPr>
        <w:t xml:space="preserve"> </w:t>
      </w:r>
      <w:r>
        <w:rPr>
          <w:color w:val="212121"/>
        </w:rPr>
        <w:t>existing</w:t>
      </w:r>
      <w:r>
        <w:rPr>
          <w:color w:val="212121"/>
          <w:spacing w:val="-2"/>
        </w:rPr>
        <w:t xml:space="preserve"> </w:t>
      </w:r>
      <w:proofErr w:type="spellStart"/>
      <w:r>
        <w:rPr>
          <w:color w:val="212121"/>
        </w:rPr>
        <w:t>WiFi</w:t>
      </w:r>
      <w:proofErr w:type="spellEnd"/>
      <w:r>
        <w:rPr>
          <w:color w:val="212121"/>
          <w:spacing w:val="-1"/>
        </w:rPr>
        <w:t xml:space="preserve"> </w:t>
      </w:r>
      <w:r>
        <w:rPr>
          <w:color w:val="212121"/>
        </w:rPr>
        <w:t>network</w:t>
      </w:r>
      <w:r>
        <w:rPr>
          <w:color w:val="43414E"/>
        </w:rPr>
        <w:t>.</w:t>
      </w:r>
    </w:p>
    <w:p w:rsidR="00DA6855" w:rsidRDefault="00DA6855">
      <w:pPr>
        <w:sectPr w:rsidR="00DA6855">
          <w:headerReference w:type="default" r:id="rId17"/>
          <w:footerReference w:type="default" r:id="rId18"/>
          <w:pgSz w:w="11910" w:h="16840"/>
          <w:pgMar w:top="1420" w:right="260" w:bottom="1380" w:left="900" w:header="758" w:footer="1192" w:gutter="0"/>
          <w:cols w:space="720"/>
        </w:sectPr>
      </w:pPr>
    </w:p>
    <w:p w:rsidR="00DA6855" w:rsidRDefault="00AF5842">
      <w:pPr>
        <w:pStyle w:val="BodyText"/>
        <w:spacing w:before="1"/>
        <w:rPr>
          <w:sz w:val="25"/>
        </w:rPr>
      </w:pPr>
      <w:r>
        <w:rPr>
          <w:noProof/>
        </w:rPr>
        <w:lastRenderedPageBreak/>
        <mc:AlternateContent>
          <mc:Choice Requires="wpg">
            <w:drawing>
              <wp:anchor distT="0" distB="0" distL="114300" distR="114300" simplePos="0" relativeHeight="486781440" behindDoc="1" locked="0" layoutInCell="1" allowOverlap="1">
                <wp:simplePos x="0" y="0"/>
                <wp:positionH relativeFrom="page">
                  <wp:posOffset>636905</wp:posOffset>
                </wp:positionH>
                <wp:positionV relativeFrom="page">
                  <wp:posOffset>914400</wp:posOffset>
                </wp:positionV>
                <wp:extent cx="6677025" cy="8778240"/>
                <wp:effectExtent l="0" t="0" r="0" b="0"/>
                <wp:wrapNone/>
                <wp:docPr id="121"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8778240"/>
                          <a:chOff x="1003" y="1440"/>
                          <a:chExt cx="10515" cy="13824"/>
                        </a:xfrm>
                      </wpg:grpSpPr>
                      <wps:wsp>
                        <wps:cNvPr id="122" name="Freeform 122"/>
                        <wps:cNvSpPr>
                          <a:spLocks/>
                        </wps:cNvSpPr>
                        <wps:spPr bwMode="auto">
                          <a:xfrm>
                            <a:off x="1003" y="1440"/>
                            <a:ext cx="10515" cy="13824"/>
                          </a:xfrm>
                          <a:custGeom>
                            <a:avLst/>
                            <a:gdLst>
                              <a:gd name="T0" fmla="+- 0 11518 1003"/>
                              <a:gd name="T1" fmla="*/ T0 w 10515"/>
                              <a:gd name="T2" fmla="+- 0 1440 1440"/>
                              <a:gd name="T3" fmla="*/ 1440 h 13824"/>
                              <a:gd name="T4" fmla="+- 0 11498 1003"/>
                              <a:gd name="T5" fmla="*/ T4 w 10515"/>
                              <a:gd name="T6" fmla="+- 0 1440 1440"/>
                              <a:gd name="T7" fmla="*/ 1440 h 13824"/>
                              <a:gd name="T8" fmla="+- 0 11498 1003"/>
                              <a:gd name="T9" fmla="*/ T8 w 10515"/>
                              <a:gd name="T10" fmla="+- 0 1459 1440"/>
                              <a:gd name="T11" fmla="*/ 1459 h 13824"/>
                              <a:gd name="T12" fmla="+- 0 11498 1003"/>
                              <a:gd name="T13" fmla="*/ T12 w 10515"/>
                              <a:gd name="T14" fmla="+- 0 1560 1440"/>
                              <a:gd name="T15" fmla="*/ 1560 h 13824"/>
                              <a:gd name="T16" fmla="+- 0 11498 1003"/>
                              <a:gd name="T17" fmla="*/ T16 w 10515"/>
                              <a:gd name="T18" fmla="+- 0 15244 1440"/>
                              <a:gd name="T19" fmla="*/ 15244 h 13824"/>
                              <a:gd name="T20" fmla="+- 0 1022 1003"/>
                              <a:gd name="T21" fmla="*/ T20 w 10515"/>
                              <a:gd name="T22" fmla="+- 0 15244 1440"/>
                              <a:gd name="T23" fmla="*/ 15244 h 13824"/>
                              <a:gd name="T24" fmla="+- 0 1022 1003"/>
                              <a:gd name="T25" fmla="*/ T24 w 10515"/>
                              <a:gd name="T26" fmla="+- 0 1560 1440"/>
                              <a:gd name="T27" fmla="*/ 1560 h 13824"/>
                              <a:gd name="T28" fmla="+- 0 1022 1003"/>
                              <a:gd name="T29" fmla="*/ T28 w 10515"/>
                              <a:gd name="T30" fmla="+- 0 1459 1440"/>
                              <a:gd name="T31" fmla="*/ 1459 h 13824"/>
                              <a:gd name="T32" fmla="+- 0 11498 1003"/>
                              <a:gd name="T33" fmla="*/ T32 w 10515"/>
                              <a:gd name="T34" fmla="+- 0 1459 1440"/>
                              <a:gd name="T35" fmla="*/ 1459 h 13824"/>
                              <a:gd name="T36" fmla="+- 0 11498 1003"/>
                              <a:gd name="T37" fmla="*/ T36 w 10515"/>
                              <a:gd name="T38" fmla="+- 0 1440 1440"/>
                              <a:gd name="T39" fmla="*/ 1440 h 13824"/>
                              <a:gd name="T40" fmla="+- 0 1022 1003"/>
                              <a:gd name="T41" fmla="*/ T40 w 10515"/>
                              <a:gd name="T42" fmla="+- 0 1440 1440"/>
                              <a:gd name="T43" fmla="*/ 1440 h 13824"/>
                              <a:gd name="T44" fmla="+- 0 1003 1003"/>
                              <a:gd name="T45" fmla="*/ T44 w 10515"/>
                              <a:gd name="T46" fmla="+- 0 1440 1440"/>
                              <a:gd name="T47" fmla="*/ 1440 h 13824"/>
                              <a:gd name="T48" fmla="+- 0 1003 1003"/>
                              <a:gd name="T49" fmla="*/ T48 w 10515"/>
                              <a:gd name="T50" fmla="+- 0 15264 1440"/>
                              <a:gd name="T51" fmla="*/ 15264 h 13824"/>
                              <a:gd name="T52" fmla="+- 0 1022 1003"/>
                              <a:gd name="T53" fmla="*/ T52 w 10515"/>
                              <a:gd name="T54" fmla="+- 0 15264 1440"/>
                              <a:gd name="T55" fmla="*/ 15264 h 13824"/>
                              <a:gd name="T56" fmla="+- 0 11498 1003"/>
                              <a:gd name="T57" fmla="*/ T56 w 10515"/>
                              <a:gd name="T58" fmla="+- 0 15264 1440"/>
                              <a:gd name="T59" fmla="*/ 15264 h 13824"/>
                              <a:gd name="T60" fmla="+- 0 11518 1003"/>
                              <a:gd name="T61" fmla="*/ T60 w 10515"/>
                              <a:gd name="T62" fmla="+- 0 15264 1440"/>
                              <a:gd name="T63" fmla="*/ 15264 h 13824"/>
                              <a:gd name="T64" fmla="+- 0 11518 1003"/>
                              <a:gd name="T65" fmla="*/ T64 w 10515"/>
                              <a:gd name="T66" fmla="+- 0 15244 1440"/>
                              <a:gd name="T67" fmla="*/ 15244 h 13824"/>
                              <a:gd name="T68" fmla="+- 0 11518 1003"/>
                              <a:gd name="T69" fmla="*/ T68 w 10515"/>
                              <a:gd name="T70" fmla="+- 0 1560 1440"/>
                              <a:gd name="T71" fmla="*/ 1560 h 13824"/>
                              <a:gd name="T72" fmla="+- 0 11518 1003"/>
                              <a:gd name="T73" fmla="*/ T72 w 10515"/>
                              <a:gd name="T74" fmla="+- 0 1459 1440"/>
                              <a:gd name="T75" fmla="*/ 1459 h 13824"/>
                              <a:gd name="T76" fmla="+- 0 11518 1003"/>
                              <a:gd name="T77" fmla="*/ T76 w 10515"/>
                              <a:gd name="T78" fmla="+- 0 1440 1440"/>
                              <a:gd name="T79" fmla="*/ 1440 h 138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5" h="13824">
                                <a:moveTo>
                                  <a:pt x="10515" y="0"/>
                                </a:moveTo>
                                <a:lnTo>
                                  <a:pt x="10495" y="0"/>
                                </a:lnTo>
                                <a:lnTo>
                                  <a:pt x="10495" y="19"/>
                                </a:lnTo>
                                <a:lnTo>
                                  <a:pt x="10495" y="120"/>
                                </a:lnTo>
                                <a:lnTo>
                                  <a:pt x="10495" y="13804"/>
                                </a:lnTo>
                                <a:lnTo>
                                  <a:pt x="19" y="13804"/>
                                </a:lnTo>
                                <a:lnTo>
                                  <a:pt x="19" y="120"/>
                                </a:lnTo>
                                <a:lnTo>
                                  <a:pt x="19" y="19"/>
                                </a:lnTo>
                                <a:lnTo>
                                  <a:pt x="10495" y="19"/>
                                </a:lnTo>
                                <a:lnTo>
                                  <a:pt x="10495" y="0"/>
                                </a:lnTo>
                                <a:lnTo>
                                  <a:pt x="19" y="0"/>
                                </a:lnTo>
                                <a:lnTo>
                                  <a:pt x="0" y="0"/>
                                </a:lnTo>
                                <a:lnTo>
                                  <a:pt x="0" y="13824"/>
                                </a:lnTo>
                                <a:lnTo>
                                  <a:pt x="19" y="13824"/>
                                </a:lnTo>
                                <a:lnTo>
                                  <a:pt x="10495" y="13824"/>
                                </a:lnTo>
                                <a:lnTo>
                                  <a:pt x="10515" y="13824"/>
                                </a:lnTo>
                                <a:lnTo>
                                  <a:pt x="10515" y="13804"/>
                                </a:lnTo>
                                <a:lnTo>
                                  <a:pt x="10515" y="120"/>
                                </a:lnTo>
                                <a:lnTo>
                                  <a:pt x="10515" y="19"/>
                                </a:lnTo>
                                <a:lnTo>
                                  <a:pt x="105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3" name="Picture 121" descr="ESP32 Web Server Soft Access Point AP Mode Demonstr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744" y="3481"/>
                            <a:ext cx="9015" cy="70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A58595" id="Group 120" o:spid="_x0000_s1026" style="position:absolute;margin-left:50.15pt;margin-top:1in;width:525.75pt;height:691.2pt;z-index:-16535040;mso-position-horizontal-relative:page;mso-position-vertical-relative:page" coordorigin="1003,1440" coordsize="10515,13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">
                <v:shape id="Freeform 122" o:spid="_x0000_s1027" style="position:absolute;left:1003;top:1440;width:10515;height:13824;visibility:visible;mso-wrap-style:square;v-text-anchor:top" coordsize="10515,1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" path="m10515,r-20,l10495,19r,101l10495,13804r-10476,l19,120,19,19r10476,l10495,,19,,,,,13824r19,l10495,13824r20,l10515,13804r,-13684l10515,19r,-19xe" fillcolor="black" stroked="f">
                  <v:path arrowok="t" o:connecttype="custom" o:connectlocs="10515,1440;10495,1440;10495,1459;10495,1560;10495,15244;19,15244;19,1560;19,1459;10495,1459;10495,1440;19,1440;0,1440;0,15264;19,15264;10495,15264;10515,15264;10515,15244;10515,1560;10515,1459;10515,1440" o:connectangles="0,0,0,0,0,0,0,0,0,0,0,0,0,0,0,0,0,0,0,0"/>
                </v:shape>
                <v:shape id="Picture 121" o:spid="_x0000_s1028" type="#_x0000_t75" alt="ESP32 Web Server Soft Access Point AP Mode Demonstration" style="position:absolute;left:1744;top:3481;width:9015;height:7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">
                  <v:imagedata r:id="rId20" o:title="ESP32 Web Server Soft Access Point AP Mode Demonstration"/>
                </v:shape>
                <w10:wrap anchorx="page" anchory="page"/>
              </v:group>
            </w:pict>
          </mc:Fallback>
        </mc:AlternateContent>
      </w:r>
    </w:p>
    <w:p w:rsidR="00DA6855" w:rsidRDefault="00660AD9">
      <w:pPr>
        <w:spacing w:before="94"/>
        <w:ind w:left="213"/>
        <w:jc w:val="both"/>
        <w:rPr>
          <w:b/>
        </w:rPr>
      </w:pPr>
      <w:r>
        <w:rPr>
          <w:b/>
          <w:color w:val="111111"/>
        </w:rPr>
        <w:t>Soft</w:t>
      </w:r>
      <w:r>
        <w:rPr>
          <w:b/>
          <w:color w:val="111111"/>
          <w:spacing w:val="2"/>
        </w:rPr>
        <w:t xml:space="preserve"> </w:t>
      </w:r>
      <w:r>
        <w:rPr>
          <w:b/>
          <w:color w:val="111111"/>
        </w:rPr>
        <w:t>Access</w:t>
      </w:r>
      <w:r>
        <w:rPr>
          <w:b/>
          <w:color w:val="111111"/>
          <w:spacing w:val="-1"/>
        </w:rPr>
        <w:t xml:space="preserve"> </w:t>
      </w:r>
      <w:r>
        <w:rPr>
          <w:b/>
          <w:color w:val="111111"/>
        </w:rPr>
        <w:t>Point</w:t>
      </w:r>
      <w:r>
        <w:rPr>
          <w:b/>
          <w:color w:val="111111"/>
          <w:spacing w:val="-2"/>
        </w:rPr>
        <w:t xml:space="preserve"> </w:t>
      </w:r>
      <w:r>
        <w:rPr>
          <w:b/>
          <w:color w:val="111111"/>
        </w:rPr>
        <w:t>(AP) Mode</w:t>
      </w:r>
    </w:p>
    <w:p w:rsidR="00DA6855" w:rsidRDefault="00660AD9">
      <w:pPr>
        <w:pStyle w:val="BodyText"/>
        <w:spacing w:before="195"/>
        <w:ind w:left="213" w:right="234"/>
        <w:jc w:val="both"/>
      </w:pPr>
      <w:r>
        <w:rPr>
          <w:color w:val="43414E"/>
        </w:rPr>
        <w:t xml:space="preserve">The ESP32 that creates its own </w:t>
      </w:r>
      <w:proofErr w:type="spellStart"/>
      <w:r>
        <w:rPr>
          <w:color w:val="43414E"/>
        </w:rPr>
        <w:t>WiFi</w:t>
      </w:r>
      <w:proofErr w:type="spellEnd"/>
      <w:r>
        <w:rPr>
          <w:color w:val="43414E"/>
        </w:rPr>
        <w:t xml:space="preserve"> network and acts as a hub (Just like </w:t>
      </w:r>
      <w:proofErr w:type="spellStart"/>
      <w:r>
        <w:rPr>
          <w:color w:val="43414E"/>
        </w:rPr>
        <w:t>WiFi</w:t>
      </w:r>
      <w:proofErr w:type="spellEnd"/>
      <w:r>
        <w:rPr>
          <w:color w:val="43414E"/>
        </w:rPr>
        <w:t xml:space="preserve"> router) for one or more</w:t>
      </w:r>
      <w:r>
        <w:rPr>
          <w:color w:val="43414E"/>
          <w:spacing w:val="1"/>
        </w:rPr>
        <w:t xml:space="preserve"> </w:t>
      </w:r>
      <w:r>
        <w:rPr>
          <w:color w:val="43414E"/>
        </w:rPr>
        <w:t xml:space="preserve">stations is called </w:t>
      </w:r>
      <w:r>
        <w:rPr>
          <w:color w:val="212121"/>
        </w:rPr>
        <w:t xml:space="preserve">Access Point </w:t>
      </w:r>
      <w:r>
        <w:rPr>
          <w:color w:val="43414E"/>
        </w:rPr>
        <w:t xml:space="preserve">(AP). Unlike </w:t>
      </w:r>
      <w:proofErr w:type="spellStart"/>
      <w:r>
        <w:rPr>
          <w:color w:val="43414E"/>
        </w:rPr>
        <w:t>WiFi</w:t>
      </w:r>
      <w:proofErr w:type="spellEnd"/>
      <w:r>
        <w:rPr>
          <w:color w:val="43414E"/>
        </w:rPr>
        <w:t xml:space="preserve"> router, it does not have interface to a wired network. So,</w:t>
      </w:r>
      <w:r>
        <w:rPr>
          <w:color w:val="43414E"/>
          <w:spacing w:val="1"/>
        </w:rPr>
        <w:t xml:space="preserve"> </w:t>
      </w:r>
      <w:r>
        <w:rPr>
          <w:color w:val="43414E"/>
        </w:rPr>
        <w:t xml:space="preserve">such mode of operation is called </w:t>
      </w:r>
      <w:r>
        <w:rPr>
          <w:color w:val="212121"/>
        </w:rPr>
        <w:t xml:space="preserve">Soft Access Point </w:t>
      </w:r>
      <w:r>
        <w:rPr>
          <w:color w:val="43414E"/>
        </w:rPr>
        <w:t>(soft-AP). Also the maximum number of stations that</w:t>
      </w:r>
      <w:r>
        <w:rPr>
          <w:color w:val="43414E"/>
          <w:spacing w:val="1"/>
        </w:rPr>
        <w:t xml:space="preserve"> </w:t>
      </w:r>
      <w:r>
        <w:rPr>
          <w:color w:val="43414E"/>
        </w:rPr>
        <w:t>can</w:t>
      </w:r>
      <w:r>
        <w:rPr>
          <w:color w:val="43414E"/>
          <w:spacing w:val="-1"/>
        </w:rPr>
        <w:t xml:space="preserve"> </w:t>
      </w:r>
      <w:r>
        <w:rPr>
          <w:color w:val="43414E"/>
        </w:rPr>
        <w:t>connect</w:t>
      </w:r>
      <w:r>
        <w:rPr>
          <w:color w:val="43414E"/>
          <w:spacing w:val="-1"/>
        </w:rPr>
        <w:t xml:space="preserve"> </w:t>
      </w:r>
      <w:r>
        <w:rPr>
          <w:color w:val="43414E"/>
        </w:rPr>
        <w:t>to it</w:t>
      </w:r>
      <w:r>
        <w:rPr>
          <w:color w:val="43414E"/>
          <w:spacing w:val="-1"/>
        </w:rPr>
        <w:t xml:space="preserve"> </w:t>
      </w:r>
      <w:r>
        <w:rPr>
          <w:color w:val="43414E"/>
        </w:rPr>
        <w:t>is</w:t>
      </w:r>
      <w:r>
        <w:rPr>
          <w:color w:val="43414E"/>
          <w:spacing w:val="1"/>
        </w:rPr>
        <w:t xml:space="preserve"> </w:t>
      </w:r>
      <w:r>
        <w:rPr>
          <w:color w:val="43414E"/>
        </w:rPr>
        <w:t>limited to</w:t>
      </w:r>
      <w:r>
        <w:rPr>
          <w:color w:val="43414E"/>
          <w:spacing w:val="-4"/>
        </w:rPr>
        <w:t xml:space="preserve"> </w:t>
      </w:r>
      <w:r>
        <w:rPr>
          <w:color w:val="43414E"/>
        </w:rPr>
        <w:t>five.</w:t>
      </w: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spacing w:before="3"/>
        <w:rPr>
          <w:sz w:val="25"/>
        </w:rPr>
      </w:pPr>
    </w:p>
    <w:p w:rsidR="00DA6855" w:rsidRDefault="00660AD9">
      <w:pPr>
        <w:pStyle w:val="BodyText"/>
        <w:spacing w:before="1"/>
        <w:ind w:left="213" w:right="244"/>
        <w:jc w:val="both"/>
      </w:pPr>
      <w:r>
        <w:rPr>
          <w:color w:val="43414E"/>
        </w:rPr>
        <w:t xml:space="preserve">In AP mode ESP32 creates a new </w:t>
      </w:r>
      <w:proofErr w:type="spellStart"/>
      <w:r>
        <w:rPr>
          <w:color w:val="43414E"/>
        </w:rPr>
        <w:t>WiFi</w:t>
      </w:r>
      <w:proofErr w:type="spellEnd"/>
      <w:r>
        <w:rPr>
          <w:color w:val="43414E"/>
        </w:rPr>
        <w:t xml:space="preserve"> network and sets SSID (Name of the network) and IP address to</w:t>
      </w:r>
      <w:r>
        <w:rPr>
          <w:color w:val="43414E"/>
          <w:spacing w:val="1"/>
        </w:rPr>
        <w:t xml:space="preserve"> </w:t>
      </w:r>
      <w:r>
        <w:rPr>
          <w:color w:val="43414E"/>
        </w:rPr>
        <w:t>it.</w:t>
      </w:r>
      <w:r>
        <w:rPr>
          <w:color w:val="43414E"/>
          <w:spacing w:val="-7"/>
        </w:rPr>
        <w:t xml:space="preserve"> </w:t>
      </w:r>
      <w:r>
        <w:rPr>
          <w:color w:val="43414E"/>
        </w:rPr>
        <w:t>With</w:t>
      </w:r>
      <w:r>
        <w:rPr>
          <w:color w:val="43414E"/>
          <w:spacing w:val="-2"/>
        </w:rPr>
        <w:t xml:space="preserve"> </w:t>
      </w:r>
      <w:r>
        <w:rPr>
          <w:color w:val="43414E"/>
        </w:rPr>
        <w:t>this</w:t>
      </w:r>
      <w:r>
        <w:rPr>
          <w:color w:val="43414E"/>
          <w:spacing w:val="-3"/>
        </w:rPr>
        <w:t xml:space="preserve"> </w:t>
      </w:r>
      <w:r>
        <w:rPr>
          <w:color w:val="43414E"/>
        </w:rPr>
        <w:t>IP address,</w:t>
      </w:r>
      <w:r>
        <w:rPr>
          <w:color w:val="43414E"/>
          <w:spacing w:val="1"/>
        </w:rPr>
        <w:t xml:space="preserve"> </w:t>
      </w:r>
      <w:r>
        <w:rPr>
          <w:color w:val="43414E"/>
        </w:rPr>
        <w:t>it</w:t>
      </w:r>
      <w:r>
        <w:rPr>
          <w:color w:val="43414E"/>
          <w:spacing w:val="-2"/>
        </w:rPr>
        <w:t xml:space="preserve"> </w:t>
      </w:r>
      <w:r>
        <w:rPr>
          <w:color w:val="43414E"/>
        </w:rPr>
        <w:t>can</w:t>
      </w:r>
      <w:r>
        <w:rPr>
          <w:color w:val="43414E"/>
          <w:spacing w:val="3"/>
        </w:rPr>
        <w:t xml:space="preserve"> </w:t>
      </w:r>
      <w:r>
        <w:rPr>
          <w:color w:val="212121"/>
        </w:rPr>
        <w:t>deliver web pages</w:t>
      </w:r>
      <w:r>
        <w:rPr>
          <w:color w:val="212121"/>
          <w:spacing w:val="-3"/>
        </w:rPr>
        <w:t xml:space="preserve"> </w:t>
      </w:r>
      <w:r>
        <w:rPr>
          <w:color w:val="212121"/>
        </w:rPr>
        <w:t>to all</w:t>
      </w:r>
      <w:r>
        <w:rPr>
          <w:color w:val="212121"/>
          <w:spacing w:val="-1"/>
        </w:rPr>
        <w:t xml:space="preserve"> </w:t>
      </w:r>
      <w:r>
        <w:rPr>
          <w:color w:val="212121"/>
        </w:rPr>
        <w:t>connected</w:t>
      </w:r>
      <w:r>
        <w:rPr>
          <w:color w:val="212121"/>
          <w:spacing w:val="-2"/>
        </w:rPr>
        <w:t xml:space="preserve"> </w:t>
      </w:r>
      <w:r>
        <w:rPr>
          <w:color w:val="212121"/>
        </w:rPr>
        <w:t>devices</w:t>
      </w:r>
      <w:r>
        <w:rPr>
          <w:color w:val="212121"/>
          <w:spacing w:val="-3"/>
        </w:rPr>
        <w:t xml:space="preserve"> </w:t>
      </w:r>
      <w:r>
        <w:rPr>
          <w:color w:val="212121"/>
        </w:rPr>
        <w:t>under</w:t>
      </w:r>
      <w:r>
        <w:rPr>
          <w:color w:val="212121"/>
          <w:spacing w:val="1"/>
        </w:rPr>
        <w:t xml:space="preserve"> </w:t>
      </w:r>
      <w:r>
        <w:rPr>
          <w:color w:val="212121"/>
        </w:rPr>
        <w:t>its</w:t>
      </w:r>
      <w:r>
        <w:rPr>
          <w:color w:val="212121"/>
          <w:spacing w:val="-3"/>
        </w:rPr>
        <w:t xml:space="preserve"> </w:t>
      </w:r>
      <w:r>
        <w:rPr>
          <w:color w:val="212121"/>
        </w:rPr>
        <w:t>own</w:t>
      </w:r>
      <w:r>
        <w:rPr>
          <w:color w:val="212121"/>
          <w:spacing w:val="3"/>
        </w:rPr>
        <w:t xml:space="preserve"> </w:t>
      </w:r>
      <w:r>
        <w:rPr>
          <w:color w:val="212121"/>
        </w:rPr>
        <w:t>network</w:t>
      </w:r>
      <w:r>
        <w:rPr>
          <w:color w:val="43414E"/>
        </w:rPr>
        <w:t>.</w:t>
      </w:r>
    </w:p>
    <w:p w:rsidR="00DA6855" w:rsidRDefault="00DA6855">
      <w:pPr>
        <w:pStyle w:val="BodyText"/>
        <w:rPr>
          <w:sz w:val="24"/>
        </w:rPr>
      </w:pPr>
    </w:p>
    <w:p w:rsidR="00DA6855" w:rsidRDefault="00DA6855">
      <w:pPr>
        <w:pStyle w:val="BodyText"/>
        <w:spacing w:before="5"/>
        <w:rPr>
          <w:sz w:val="35"/>
        </w:rPr>
      </w:pPr>
    </w:p>
    <w:p w:rsidR="00DA6855" w:rsidRDefault="00660AD9">
      <w:pPr>
        <w:pStyle w:val="BodyText"/>
        <w:spacing w:before="1"/>
        <w:ind w:left="213"/>
        <w:jc w:val="both"/>
      </w:pPr>
      <w:r>
        <w:rPr>
          <w:color w:val="FF0000"/>
        </w:rPr>
        <w:t>Further</w:t>
      </w:r>
      <w:r>
        <w:rPr>
          <w:color w:val="FF0000"/>
          <w:spacing w:val="-6"/>
        </w:rPr>
        <w:t xml:space="preserve"> </w:t>
      </w:r>
      <w:r>
        <w:rPr>
          <w:color w:val="FF0000"/>
        </w:rPr>
        <w:t>reading</w:t>
      </w:r>
      <w:r>
        <w:rPr>
          <w:color w:val="FF0000"/>
          <w:spacing w:val="-5"/>
        </w:rPr>
        <w:t xml:space="preserve"> </w:t>
      </w:r>
      <w:r>
        <w:rPr>
          <w:color w:val="FF0000"/>
        </w:rPr>
        <w:t>available</w:t>
      </w:r>
      <w:r>
        <w:rPr>
          <w:color w:val="FF0000"/>
          <w:spacing w:val="-3"/>
        </w:rPr>
        <w:t xml:space="preserve"> </w:t>
      </w:r>
      <w:r>
        <w:rPr>
          <w:color w:val="FF0000"/>
        </w:rPr>
        <w:t>at:</w:t>
      </w:r>
      <w:r>
        <w:rPr>
          <w:color w:val="FF0000"/>
          <w:spacing w:val="-2"/>
        </w:rPr>
        <w:t xml:space="preserve"> </w:t>
      </w:r>
      <w:hyperlink r:id="rId21">
        <w:r>
          <w:rPr>
            <w:color w:val="FF0000"/>
            <w:u w:val="single" w:color="FF0000"/>
          </w:rPr>
          <w:t>https://lastminuteengineers.com/creating-esp32-web-server-arduino-ide/</w:t>
        </w:r>
      </w:hyperlink>
    </w:p>
    <w:p w:rsidR="00DA6855" w:rsidRDefault="00DA6855">
      <w:pPr>
        <w:jc w:val="both"/>
        <w:sectPr w:rsidR="00DA6855">
          <w:pgSz w:w="11910" w:h="16840"/>
          <w:pgMar w:top="1420" w:right="260" w:bottom="1380" w:left="900" w:header="758" w:footer="1192" w:gutter="0"/>
          <w:cols w:space="720"/>
        </w:sectPr>
      </w:pPr>
    </w:p>
    <w:p w:rsidR="00DA6855" w:rsidRDefault="00AF5842">
      <w:pPr>
        <w:pStyle w:val="Heading2"/>
        <w:spacing w:before="125"/>
        <w:jc w:val="both"/>
      </w:pPr>
      <w:r>
        <w:rPr>
          <w:noProof/>
        </w:rPr>
        <w:lastRenderedPageBreak/>
        <mc:AlternateContent>
          <mc:Choice Requires="wps">
            <w:drawing>
              <wp:anchor distT="0" distB="0" distL="114300" distR="114300" simplePos="0" relativeHeight="487628800" behindDoc="1" locked="0" layoutInCell="1" allowOverlap="1">
                <wp:simplePos x="0" y="0"/>
                <wp:positionH relativeFrom="column">
                  <wp:posOffset>65405</wp:posOffset>
                </wp:positionH>
                <wp:positionV relativeFrom="paragraph">
                  <wp:posOffset>12700</wp:posOffset>
                </wp:positionV>
                <wp:extent cx="6677025" cy="8799830"/>
                <wp:effectExtent l="0" t="0" r="0" b="0"/>
                <wp:wrapNone/>
                <wp:docPr id="120" name="Freeform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7025" cy="8799830"/>
                        </a:xfrm>
                        <a:custGeom>
                          <a:avLst/>
                          <a:gdLst>
                            <a:gd name="T0" fmla="+- 0 11518 1003"/>
                            <a:gd name="T1" fmla="*/ T0 w 10515"/>
                            <a:gd name="T2" fmla="+- 0 1440 1440"/>
                            <a:gd name="T3" fmla="*/ 1440 h 13858"/>
                            <a:gd name="T4" fmla="+- 0 11498 1003"/>
                            <a:gd name="T5" fmla="*/ T4 w 10515"/>
                            <a:gd name="T6" fmla="+- 0 1440 1440"/>
                            <a:gd name="T7" fmla="*/ 1440 h 13858"/>
                            <a:gd name="T8" fmla="+- 0 11498 1003"/>
                            <a:gd name="T9" fmla="*/ T8 w 10515"/>
                            <a:gd name="T10" fmla="+- 0 1459 1440"/>
                            <a:gd name="T11" fmla="*/ 1459 h 13858"/>
                            <a:gd name="T12" fmla="+- 0 11498 1003"/>
                            <a:gd name="T13" fmla="*/ T12 w 10515"/>
                            <a:gd name="T14" fmla="+- 0 1560 1440"/>
                            <a:gd name="T15" fmla="*/ 1560 h 13858"/>
                            <a:gd name="T16" fmla="+- 0 11498 1003"/>
                            <a:gd name="T17" fmla="*/ T16 w 10515"/>
                            <a:gd name="T18" fmla="+- 0 15278 1440"/>
                            <a:gd name="T19" fmla="*/ 15278 h 13858"/>
                            <a:gd name="T20" fmla="+- 0 1022 1003"/>
                            <a:gd name="T21" fmla="*/ T20 w 10515"/>
                            <a:gd name="T22" fmla="+- 0 15278 1440"/>
                            <a:gd name="T23" fmla="*/ 15278 h 13858"/>
                            <a:gd name="T24" fmla="+- 0 1022 1003"/>
                            <a:gd name="T25" fmla="*/ T24 w 10515"/>
                            <a:gd name="T26" fmla="+- 0 1560 1440"/>
                            <a:gd name="T27" fmla="*/ 1560 h 13858"/>
                            <a:gd name="T28" fmla="+- 0 1022 1003"/>
                            <a:gd name="T29" fmla="*/ T28 w 10515"/>
                            <a:gd name="T30" fmla="+- 0 1459 1440"/>
                            <a:gd name="T31" fmla="*/ 1459 h 13858"/>
                            <a:gd name="T32" fmla="+- 0 11498 1003"/>
                            <a:gd name="T33" fmla="*/ T32 w 10515"/>
                            <a:gd name="T34" fmla="+- 0 1459 1440"/>
                            <a:gd name="T35" fmla="*/ 1459 h 13858"/>
                            <a:gd name="T36" fmla="+- 0 11498 1003"/>
                            <a:gd name="T37" fmla="*/ T36 w 10515"/>
                            <a:gd name="T38" fmla="+- 0 1440 1440"/>
                            <a:gd name="T39" fmla="*/ 1440 h 13858"/>
                            <a:gd name="T40" fmla="+- 0 1022 1003"/>
                            <a:gd name="T41" fmla="*/ T40 w 10515"/>
                            <a:gd name="T42" fmla="+- 0 1440 1440"/>
                            <a:gd name="T43" fmla="*/ 1440 h 13858"/>
                            <a:gd name="T44" fmla="+- 0 1003 1003"/>
                            <a:gd name="T45" fmla="*/ T44 w 10515"/>
                            <a:gd name="T46" fmla="+- 0 1440 1440"/>
                            <a:gd name="T47" fmla="*/ 1440 h 13858"/>
                            <a:gd name="T48" fmla="+- 0 1003 1003"/>
                            <a:gd name="T49" fmla="*/ T48 w 10515"/>
                            <a:gd name="T50" fmla="+- 0 15297 1440"/>
                            <a:gd name="T51" fmla="*/ 15297 h 13858"/>
                            <a:gd name="T52" fmla="+- 0 1022 1003"/>
                            <a:gd name="T53" fmla="*/ T52 w 10515"/>
                            <a:gd name="T54" fmla="+- 0 15297 1440"/>
                            <a:gd name="T55" fmla="*/ 15297 h 13858"/>
                            <a:gd name="T56" fmla="+- 0 11498 1003"/>
                            <a:gd name="T57" fmla="*/ T56 w 10515"/>
                            <a:gd name="T58" fmla="+- 0 15297 1440"/>
                            <a:gd name="T59" fmla="*/ 15297 h 13858"/>
                            <a:gd name="T60" fmla="+- 0 11518 1003"/>
                            <a:gd name="T61" fmla="*/ T60 w 10515"/>
                            <a:gd name="T62" fmla="+- 0 15297 1440"/>
                            <a:gd name="T63" fmla="*/ 15297 h 13858"/>
                            <a:gd name="T64" fmla="+- 0 11518 1003"/>
                            <a:gd name="T65" fmla="*/ T64 w 10515"/>
                            <a:gd name="T66" fmla="+- 0 15278 1440"/>
                            <a:gd name="T67" fmla="*/ 15278 h 13858"/>
                            <a:gd name="T68" fmla="+- 0 11518 1003"/>
                            <a:gd name="T69" fmla="*/ T68 w 10515"/>
                            <a:gd name="T70" fmla="+- 0 1560 1440"/>
                            <a:gd name="T71" fmla="*/ 1560 h 13858"/>
                            <a:gd name="T72" fmla="+- 0 11518 1003"/>
                            <a:gd name="T73" fmla="*/ T72 w 10515"/>
                            <a:gd name="T74" fmla="+- 0 1459 1440"/>
                            <a:gd name="T75" fmla="*/ 1459 h 13858"/>
                            <a:gd name="T76" fmla="+- 0 11518 1003"/>
                            <a:gd name="T77" fmla="*/ T76 w 10515"/>
                            <a:gd name="T78" fmla="+- 0 1440 1440"/>
                            <a:gd name="T79" fmla="*/ 1440 h 138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5" h="13858">
                              <a:moveTo>
                                <a:pt x="10515" y="0"/>
                              </a:moveTo>
                              <a:lnTo>
                                <a:pt x="10495" y="0"/>
                              </a:lnTo>
                              <a:lnTo>
                                <a:pt x="10495" y="19"/>
                              </a:lnTo>
                              <a:lnTo>
                                <a:pt x="10495" y="120"/>
                              </a:lnTo>
                              <a:lnTo>
                                <a:pt x="10495" y="13838"/>
                              </a:lnTo>
                              <a:lnTo>
                                <a:pt x="19" y="13838"/>
                              </a:lnTo>
                              <a:lnTo>
                                <a:pt x="19" y="120"/>
                              </a:lnTo>
                              <a:lnTo>
                                <a:pt x="19" y="19"/>
                              </a:lnTo>
                              <a:lnTo>
                                <a:pt x="10495" y="19"/>
                              </a:lnTo>
                              <a:lnTo>
                                <a:pt x="10495" y="0"/>
                              </a:lnTo>
                              <a:lnTo>
                                <a:pt x="19" y="0"/>
                              </a:lnTo>
                              <a:lnTo>
                                <a:pt x="0" y="0"/>
                              </a:lnTo>
                              <a:lnTo>
                                <a:pt x="0" y="13857"/>
                              </a:lnTo>
                              <a:lnTo>
                                <a:pt x="19" y="13857"/>
                              </a:lnTo>
                              <a:lnTo>
                                <a:pt x="10495" y="13857"/>
                              </a:lnTo>
                              <a:lnTo>
                                <a:pt x="10515" y="13857"/>
                              </a:lnTo>
                              <a:lnTo>
                                <a:pt x="10515" y="13838"/>
                              </a:lnTo>
                              <a:lnTo>
                                <a:pt x="10515" y="120"/>
                              </a:lnTo>
                              <a:lnTo>
                                <a:pt x="10515" y="19"/>
                              </a:lnTo>
                              <a:lnTo>
                                <a:pt x="105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910B59" id="Freeform 119" o:spid="_x0000_s1026" style="position:absolute;margin-left:5.15pt;margin-top:1pt;width:525.75pt;height:692.9pt;z-index:-156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515,13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" path="m10515,r-20,l10495,19r,101l10495,13838r-10476,l19,120,19,19r10476,l10495,,19,,,,,13857r19,l10495,13857r20,l10515,13838r,-13718l10515,19r,-19xe" fillcolor="black" stroked="f">
                <v:path arrowok="t" o:connecttype="custom" o:connectlocs="6677025,914400;6664325,914400;6664325,926465;6664325,990600;6664325,9701530;12065,9701530;12065,990600;12065,926465;6664325,926465;6664325,914400;12065,914400;0,914400;0,9713595;12065,9713595;6664325,9713595;6677025,9713595;6677025,9701530;6677025,990600;6677025,926465;6677025,914400" o:connectangles="0,0,0,0,0,0,0,0,0,0,0,0,0,0,0,0,0,0,0,0"/>
              </v:shape>
            </w:pict>
          </mc:Fallback>
        </mc:AlternateContent>
      </w:r>
      <w:r w:rsidR="003744E3">
        <w:t>DHT11</w:t>
      </w:r>
      <w:r w:rsidR="00660AD9">
        <w:rPr>
          <w:spacing w:val="-1"/>
        </w:rPr>
        <w:t xml:space="preserve"> </w:t>
      </w:r>
      <w:r w:rsidR="00660AD9">
        <w:t>Temperature</w:t>
      </w:r>
      <w:r w:rsidR="00660AD9">
        <w:rPr>
          <w:spacing w:val="-2"/>
        </w:rPr>
        <w:t xml:space="preserve"> </w:t>
      </w:r>
      <w:r w:rsidR="003744E3">
        <w:rPr>
          <w:spacing w:val="-2"/>
        </w:rPr>
        <w:t xml:space="preserve">and Humidity </w:t>
      </w:r>
      <w:r w:rsidR="00660AD9">
        <w:t>Sensor</w:t>
      </w:r>
    </w:p>
    <w:p w:rsidR="00DA6855" w:rsidRDefault="003744E3">
      <w:pPr>
        <w:pStyle w:val="BodyText"/>
        <w:rPr>
          <w:b/>
          <w:sz w:val="21"/>
        </w:rPr>
      </w:pPr>
      <w:r>
        <w:rPr>
          <w:b/>
          <w:sz w:val="21"/>
        </w:rPr>
        <w:tab/>
      </w:r>
    </w:p>
    <w:p w:rsidR="003744E3" w:rsidRPr="003744E3" w:rsidRDefault="003744E3" w:rsidP="003744E3">
      <w:pPr>
        <w:pStyle w:val="Heading3"/>
        <w:shd w:val="clear" w:color="auto" w:fill="FFFFFF"/>
        <w:spacing w:after="150"/>
        <w:jc w:val="both"/>
        <w:rPr>
          <w:rFonts w:eastAsia="Times New Roman"/>
          <w:b w:val="0"/>
          <w:bCs w:val="0"/>
          <w:i w:val="0"/>
        </w:rPr>
      </w:pPr>
      <w:r>
        <w:rPr>
          <w:b w:val="0"/>
          <w:sz w:val="21"/>
        </w:rPr>
        <w:tab/>
      </w:r>
      <w:r w:rsidRPr="003744E3">
        <w:rPr>
          <w:b w:val="0"/>
          <w:bCs w:val="0"/>
          <w:i w:val="0"/>
        </w:rPr>
        <w:t>Pin Identification and Configuration:</w:t>
      </w:r>
    </w:p>
    <w:tbl>
      <w:tblPr>
        <w:tblW w:w="9135" w:type="dxa"/>
        <w:tblInd w:w="487"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496"/>
        <w:gridCol w:w="1292"/>
        <w:gridCol w:w="7347"/>
      </w:tblGrid>
      <w:tr w:rsidR="003744E3" w:rsidRPr="003744E3" w:rsidTr="003744E3">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pPr>
              <w:pStyle w:val="NormalWeb"/>
              <w:spacing w:before="0" w:beforeAutospacing="0" w:after="0" w:afterAutospacing="0" w:line="420" w:lineRule="atLeast"/>
              <w:jc w:val="both"/>
              <w:rPr>
                <w:rFonts w:ascii="Arial" w:hAnsi="Arial" w:cs="Arial"/>
                <w:color w:val="212529"/>
                <w:sz w:val="22"/>
                <w:szCs w:val="22"/>
              </w:rPr>
            </w:pPr>
            <w:r w:rsidRPr="003744E3">
              <w:rPr>
                <w:rStyle w:val="Strong"/>
                <w:rFonts w:ascii="Arial" w:hAnsi="Arial" w:cs="Arial"/>
                <w:color w:val="212529"/>
                <w:sz w:val="22"/>
                <w:szCs w:val="22"/>
              </w:rPr>
              <w:t>No:</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pPr>
              <w:pStyle w:val="NormalWeb"/>
              <w:spacing w:before="0" w:beforeAutospacing="0" w:after="0" w:afterAutospacing="0" w:line="420" w:lineRule="atLeast"/>
              <w:jc w:val="both"/>
              <w:rPr>
                <w:rFonts w:ascii="Arial" w:hAnsi="Arial" w:cs="Arial"/>
                <w:color w:val="212529"/>
                <w:sz w:val="22"/>
                <w:szCs w:val="22"/>
              </w:rPr>
            </w:pPr>
            <w:r w:rsidRPr="003744E3">
              <w:rPr>
                <w:rStyle w:val="Strong"/>
                <w:rFonts w:ascii="Arial" w:hAnsi="Arial" w:cs="Arial"/>
                <w:color w:val="212529"/>
                <w:sz w:val="22"/>
                <w:szCs w:val="22"/>
              </w:rPr>
              <w:t>Pin Name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pPr>
              <w:pStyle w:val="NormalWeb"/>
              <w:spacing w:before="0" w:beforeAutospacing="0" w:after="0" w:afterAutospacing="0" w:line="420" w:lineRule="atLeast"/>
              <w:jc w:val="both"/>
              <w:rPr>
                <w:rFonts w:ascii="Arial" w:hAnsi="Arial" w:cs="Arial"/>
                <w:color w:val="212529"/>
                <w:sz w:val="22"/>
                <w:szCs w:val="22"/>
              </w:rPr>
            </w:pPr>
            <w:r w:rsidRPr="003744E3">
              <w:rPr>
                <w:rStyle w:val="Strong"/>
                <w:rFonts w:ascii="Arial" w:hAnsi="Arial" w:cs="Arial"/>
                <w:color w:val="212529"/>
                <w:sz w:val="22"/>
                <w:szCs w:val="22"/>
              </w:rPr>
              <w:t>Description</w:t>
            </w:r>
          </w:p>
        </w:tc>
      </w:tr>
      <w:tr w:rsidR="003744E3" w:rsidRPr="003744E3" w:rsidTr="003744E3">
        <w:tc>
          <w:tcPr>
            <w:tcW w:w="0" w:type="auto"/>
            <w:gridSpan w:val="3"/>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pPr>
              <w:pStyle w:val="NormalWeb"/>
              <w:spacing w:before="0" w:beforeAutospacing="0" w:after="0" w:afterAutospacing="0" w:line="420" w:lineRule="atLeast"/>
              <w:jc w:val="both"/>
              <w:rPr>
                <w:rFonts w:ascii="Arial" w:hAnsi="Arial" w:cs="Arial"/>
                <w:color w:val="212529"/>
                <w:sz w:val="22"/>
                <w:szCs w:val="22"/>
              </w:rPr>
            </w:pPr>
            <w:r w:rsidRPr="003744E3">
              <w:rPr>
                <w:rStyle w:val="Strong"/>
                <w:rFonts w:ascii="Arial" w:hAnsi="Arial" w:cs="Arial"/>
                <w:color w:val="212529"/>
                <w:sz w:val="22"/>
                <w:szCs w:val="22"/>
              </w:rPr>
              <w:t>For DHT11 Sensor</w:t>
            </w:r>
          </w:p>
        </w:tc>
      </w:tr>
      <w:tr w:rsidR="003744E3" w:rsidRPr="003744E3" w:rsidTr="003744E3">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rsidP="003744E3">
            <w:pPr>
              <w:pStyle w:val="NormalWeb"/>
              <w:spacing w:before="0" w:beforeAutospacing="0" w:after="0" w:afterAutospacing="0" w:line="420" w:lineRule="atLeast"/>
              <w:jc w:val="center"/>
              <w:rPr>
                <w:rFonts w:ascii="Arial" w:hAnsi="Arial" w:cs="Arial"/>
                <w:color w:val="212529"/>
                <w:sz w:val="22"/>
                <w:szCs w:val="22"/>
              </w:rPr>
            </w:pPr>
            <w:r w:rsidRPr="003744E3">
              <w:rPr>
                <w:rFonts w:ascii="Arial" w:hAnsi="Arial" w:cs="Arial"/>
                <w:color w:val="212529"/>
                <w:sz w:val="22"/>
                <w:szCs w:val="22"/>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rsidP="003744E3">
            <w:pPr>
              <w:pStyle w:val="NormalWeb"/>
              <w:spacing w:before="0" w:beforeAutospacing="0" w:after="0" w:afterAutospacing="0" w:line="420" w:lineRule="atLeast"/>
              <w:jc w:val="center"/>
              <w:rPr>
                <w:rFonts w:ascii="Arial" w:hAnsi="Arial" w:cs="Arial"/>
                <w:color w:val="212529"/>
                <w:sz w:val="22"/>
                <w:szCs w:val="22"/>
              </w:rPr>
            </w:pPr>
            <w:proofErr w:type="spellStart"/>
            <w:r w:rsidRPr="003744E3">
              <w:rPr>
                <w:rFonts w:ascii="Arial" w:hAnsi="Arial" w:cs="Arial"/>
                <w:color w:val="212529"/>
                <w:sz w:val="22"/>
                <w:szCs w:val="22"/>
              </w:rPr>
              <w:t>Vcc</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pPr>
              <w:pStyle w:val="NormalWeb"/>
              <w:spacing w:before="0" w:beforeAutospacing="0" w:after="0" w:afterAutospacing="0" w:line="420" w:lineRule="atLeast"/>
              <w:jc w:val="both"/>
              <w:rPr>
                <w:rFonts w:ascii="Arial" w:hAnsi="Arial" w:cs="Arial"/>
                <w:color w:val="212529"/>
                <w:sz w:val="22"/>
                <w:szCs w:val="22"/>
              </w:rPr>
            </w:pPr>
            <w:r w:rsidRPr="003744E3">
              <w:rPr>
                <w:rFonts w:ascii="Arial" w:hAnsi="Arial" w:cs="Arial"/>
                <w:color w:val="212529"/>
                <w:sz w:val="22"/>
                <w:szCs w:val="22"/>
              </w:rPr>
              <w:t>Power supply 3.5V to 5.5V</w:t>
            </w:r>
          </w:p>
        </w:tc>
      </w:tr>
      <w:tr w:rsidR="003744E3" w:rsidRPr="003744E3" w:rsidTr="003744E3">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rsidP="003744E3">
            <w:pPr>
              <w:pStyle w:val="NormalWeb"/>
              <w:spacing w:before="0" w:beforeAutospacing="0" w:after="0" w:afterAutospacing="0" w:line="420" w:lineRule="atLeast"/>
              <w:jc w:val="center"/>
              <w:rPr>
                <w:rFonts w:ascii="Arial" w:hAnsi="Arial" w:cs="Arial"/>
                <w:color w:val="212529"/>
                <w:sz w:val="22"/>
                <w:szCs w:val="22"/>
              </w:rPr>
            </w:pPr>
            <w:r w:rsidRPr="003744E3">
              <w:rPr>
                <w:rFonts w:ascii="Arial" w:hAnsi="Arial" w:cs="Arial"/>
                <w:color w:val="212529"/>
                <w:sz w:val="22"/>
                <w:szCs w:val="22"/>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rsidP="003744E3">
            <w:pPr>
              <w:pStyle w:val="NormalWeb"/>
              <w:spacing w:before="0" w:beforeAutospacing="0" w:after="0" w:afterAutospacing="0" w:line="420" w:lineRule="atLeast"/>
              <w:jc w:val="center"/>
              <w:rPr>
                <w:rFonts w:ascii="Arial" w:hAnsi="Arial" w:cs="Arial"/>
                <w:color w:val="212529"/>
                <w:sz w:val="22"/>
                <w:szCs w:val="22"/>
              </w:rPr>
            </w:pPr>
            <w:r w:rsidRPr="003744E3">
              <w:rPr>
                <w:rFonts w:ascii="Arial" w:hAnsi="Arial" w:cs="Arial"/>
                <w:color w:val="212529"/>
                <w:sz w:val="22"/>
                <w:szCs w:val="22"/>
              </w:rPr>
              <w:t>Data</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pPr>
              <w:pStyle w:val="NormalWeb"/>
              <w:spacing w:before="0" w:beforeAutospacing="0" w:after="0" w:afterAutospacing="0" w:line="420" w:lineRule="atLeast"/>
              <w:jc w:val="both"/>
              <w:rPr>
                <w:rFonts w:ascii="Arial" w:hAnsi="Arial" w:cs="Arial"/>
                <w:color w:val="212529"/>
                <w:sz w:val="22"/>
                <w:szCs w:val="22"/>
              </w:rPr>
            </w:pPr>
            <w:r w:rsidRPr="003744E3">
              <w:rPr>
                <w:rFonts w:ascii="Arial" w:hAnsi="Arial" w:cs="Arial"/>
                <w:color w:val="212529"/>
                <w:sz w:val="22"/>
                <w:szCs w:val="22"/>
              </w:rPr>
              <w:t>Outputs both Temperature and Humidity through serial Data</w:t>
            </w:r>
          </w:p>
        </w:tc>
      </w:tr>
      <w:tr w:rsidR="003744E3" w:rsidRPr="003744E3" w:rsidTr="003744E3">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rsidP="003744E3">
            <w:pPr>
              <w:pStyle w:val="NormalWeb"/>
              <w:spacing w:before="0" w:beforeAutospacing="0" w:after="0" w:afterAutospacing="0" w:line="420" w:lineRule="atLeast"/>
              <w:jc w:val="center"/>
              <w:rPr>
                <w:rFonts w:ascii="Arial" w:hAnsi="Arial" w:cs="Arial"/>
                <w:color w:val="212529"/>
                <w:sz w:val="22"/>
                <w:szCs w:val="22"/>
              </w:rPr>
            </w:pPr>
            <w:r w:rsidRPr="003744E3">
              <w:rPr>
                <w:rFonts w:ascii="Arial" w:hAnsi="Arial" w:cs="Arial"/>
                <w:color w:val="212529"/>
                <w:sz w:val="22"/>
                <w:szCs w:val="22"/>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rsidP="003744E3">
            <w:pPr>
              <w:pStyle w:val="NormalWeb"/>
              <w:spacing w:before="0" w:beforeAutospacing="0" w:after="0" w:afterAutospacing="0" w:line="420" w:lineRule="atLeast"/>
              <w:jc w:val="center"/>
              <w:rPr>
                <w:rFonts w:ascii="Arial" w:hAnsi="Arial" w:cs="Arial"/>
                <w:color w:val="212529"/>
                <w:sz w:val="22"/>
                <w:szCs w:val="22"/>
              </w:rPr>
            </w:pPr>
            <w:r w:rsidRPr="003744E3">
              <w:rPr>
                <w:rFonts w:ascii="Arial" w:hAnsi="Arial" w:cs="Arial"/>
                <w:color w:val="212529"/>
                <w:sz w:val="22"/>
                <w:szCs w:val="22"/>
              </w:rPr>
              <w:t>NC</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pPr>
              <w:pStyle w:val="NormalWeb"/>
              <w:spacing w:before="0" w:beforeAutospacing="0" w:after="0" w:afterAutospacing="0" w:line="420" w:lineRule="atLeast"/>
              <w:jc w:val="both"/>
              <w:rPr>
                <w:rFonts w:ascii="Arial" w:hAnsi="Arial" w:cs="Arial"/>
                <w:color w:val="212529"/>
                <w:sz w:val="22"/>
                <w:szCs w:val="22"/>
              </w:rPr>
            </w:pPr>
            <w:r w:rsidRPr="003744E3">
              <w:rPr>
                <w:rFonts w:ascii="Arial" w:hAnsi="Arial" w:cs="Arial"/>
                <w:color w:val="212529"/>
                <w:sz w:val="22"/>
                <w:szCs w:val="22"/>
              </w:rPr>
              <w:t>No Connection and hence not used</w:t>
            </w:r>
          </w:p>
        </w:tc>
      </w:tr>
      <w:tr w:rsidR="003744E3" w:rsidRPr="003744E3" w:rsidTr="003744E3">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rsidP="003744E3">
            <w:pPr>
              <w:pStyle w:val="NormalWeb"/>
              <w:spacing w:before="0" w:beforeAutospacing="0" w:after="0" w:afterAutospacing="0" w:line="420" w:lineRule="atLeast"/>
              <w:jc w:val="center"/>
              <w:rPr>
                <w:rFonts w:ascii="Arial" w:hAnsi="Arial" w:cs="Arial"/>
                <w:color w:val="212529"/>
                <w:sz w:val="22"/>
                <w:szCs w:val="22"/>
              </w:rPr>
            </w:pPr>
            <w:r w:rsidRPr="003744E3">
              <w:rPr>
                <w:rFonts w:ascii="Arial" w:hAnsi="Arial" w:cs="Arial"/>
                <w:color w:val="212529"/>
                <w:sz w:val="22"/>
                <w:szCs w:val="22"/>
              </w:rPr>
              <w:t>4</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rsidP="003744E3">
            <w:pPr>
              <w:pStyle w:val="NormalWeb"/>
              <w:spacing w:before="0" w:beforeAutospacing="0" w:after="0" w:afterAutospacing="0" w:line="420" w:lineRule="atLeast"/>
              <w:jc w:val="center"/>
              <w:rPr>
                <w:rFonts w:ascii="Arial" w:hAnsi="Arial" w:cs="Arial"/>
                <w:color w:val="212529"/>
                <w:sz w:val="22"/>
                <w:szCs w:val="22"/>
              </w:rPr>
            </w:pPr>
            <w:r w:rsidRPr="003744E3">
              <w:rPr>
                <w:rFonts w:ascii="Arial" w:hAnsi="Arial" w:cs="Arial"/>
                <w:color w:val="212529"/>
                <w:sz w:val="22"/>
                <w:szCs w:val="22"/>
              </w:rPr>
              <w:t>Ground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pPr>
              <w:pStyle w:val="NormalWeb"/>
              <w:spacing w:before="0" w:beforeAutospacing="0" w:after="0" w:afterAutospacing="0" w:line="420" w:lineRule="atLeast"/>
              <w:jc w:val="both"/>
              <w:rPr>
                <w:rFonts w:ascii="Arial" w:hAnsi="Arial" w:cs="Arial"/>
                <w:color w:val="212529"/>
                <w:sz w:val="22"/>
                <w:szCs w:val="22"/>
              </w:rPr>
            </w:pPr>
            <w:r w:rsidRPr="003744E3">
              <w:rPr>
                <w:rFonts w:ascii="Arial" w:hAnsi="Arial" w:cs="Arial"/>
                <w:color w:val="212529"/>
                <w:sz w:val="22"/>
                <w:szCs w:val="22"/>
              </w:rPr>
              <w:t>Connected to the ground of the circuit</w:t>
            </w:r>
          </w:p>
        </w:tc>
      </w:tr>
      <w:tr w:rsidR="003744E3" w:rsidRPr="003744E3" w:rsidTr="003744E3">
        <w:tc>
          <w:tcPr>
            <w:tcW w:w="0" w:type="auto"/>
            <w:gridSpan w:val="3"/>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pPr>
              <w:pStyle w:val="NormalWeb"/>
              <w:spacing w:before="0" w:beforeAutospacing="0" w:after="0" w:afterAutospacing="0" w:line="420" w:lineRule="atLeast"/>
              <w:jc w:val="both"/>
              <w:rPr>
                <w:rFonts w:ascii="Arial" w:hAnsi="Arial" w:cs="Arial"/>
                <w:color w:val="212529"/>
                <w:sz w:val="22"/>
                <w:szCs w:val="22"/>
              </w:rPr>
            </w:pPr>
            <w:r w:rsidRPr="003744E3">
              <w:rPr>
                <w:rStyle w:val="Strong"/>
                <w:rFonts w:ascii="Arial" w:hAnsi="Arial" w:cs="Arial"/>
                <w:color w:val="212529"/>
                <w:sz w:val="22"/>
                <w:szCs w:val="22"/>
              </w:rPr>
              <w:t>For DHT11 Sensor module</w:t>
            </w:r>
          </w:p>
        </w:tc>
      </w:tr>
      <w:tr w:rsidR="003744E3" w:rsidRPr="003744E3" w:rsidTr="003744E3">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rsidP="003744E3">
            <w:pPr>
              <w:pStyle w:val="NormalWeb"/>
              <w:spacing w:before="0" w:beforeAutospacing="0" w:after="0" w:afterAutospacing="0" w:line="420" w:lineRule="atLeast"/>
              <w:jc w:val="center"/>
              <w:rPr>
                <w:rFonts w:ascii="Arial" w:hAnsi="Arial" w:cs="Arial"/>
                <w:color w:val="212529"/>
                <w:sz w:val="22"/>
                <w:szCs w:val="22"/>
              </w:rPr>
            </w:pPr>
            <w:r w:rsidRPr="003744E3">
              <w:rPr>
                <w:rFonts w:ascii="Arial" w:hAnsi="Arial" w:cs="Arial"/>
                <w:color w:val="212529"/>
                <w:sz w:val="22"/>
                <w:szCs w:val="22"/>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rsidP="003744E3">
            <w:pPr>
              <w:pStyle w:val="NormalWeb"/>
              <w:spacing w:before="0" w:beforeAutospacing="0" w:after="0" w:afterAutospacing="0" w:line="420" w:lineRule="atLeast"/>
              <w:jc w:val="center"/>
              <w:rPr>
                <w:rFonts w:ascii="Arial" w:hAnsi="Arial" w:cs="Arial"/>
                <w:color w:val="212529"/>
                <w:sz w:val="22"/>
                <w:szCs w:val="22"/>
              </w:rPr>
            </w:pPr>
            <w:proofErr w:type="spellStart"/>
            <w:r w:rsidRPr="003744E3">
              <w:rPr>
                <w:rFonts w:ascii="Arial" w:hAnsi="Arial" w:cs="Arial"/>
                <w:color w:val="212529"/>
                <w:sz w:val="22"/>
                <w:szCs w:val="22"/>
              </w:rPr>
              <w:t>Vcc</w:t>
            </w:r>
            <w:proofErr w:type="spellEnd"/>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pPr>
              <w:pStyle w:val="NormalWeb"/>
              <w:spacing w:before="0" w:beforeAutospacing="0" w:after="0" w:afterAutospacing="0" w:line="420" w:lineRule="atLeast"/>
              <w:jc w:val="both"/>
              <w:rPr>
                <w:rFonts w:ascii="Arial" w:hAnsi="Arial" w:cs="Arial"/>
                <w:color w:val="212529"/>
                <w:sz w:val="22"/>
                <w:szCs w:val="22"/>
              </w:rPr>
            </w:pPr>
            <w:r w:rsidRPr="003744E3">
              <w:rPr>
                <w:rFonts w:ascii="Arial" w:hAnsi="Arial" w:cs="Arial"/>
                <w:color w:val="212529"/>
                <w:sz w:val="22"/>
                <w:szCs w:val="22"/>
              </w:rPr>
              <w:t>Power supply 3.5V to 5.5V</w:t>
            </w:r>
          </w:p>
        </w:tc>
      </w:tr>
      <w:tr w:rsidR="003744E3" w:rsidRPr="003744E3" w:rsidTr="003744E3">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rsidP="003744E3">
            <w:pPr>
              <w:pStyle w:val="NormalWeb"/>
              <w:spacing w:before="0" w:beforeAutospacing="0" w:after="0" w:afterAutospacing="0" w:line="420" w:lineRule="atLeast"/>
              <w:jc w:val="center"/>
              <w:rPr>
                <w:rFonts w:ascii="Arial" w:hAnsi="Arial" w:cs="Arial"/>
                <w:color w:val="212529"/>
                <w:sz w:val="22"/>
                <w:szCs w:val="22"/>
              </w:rPr>
            </w:pPr>
            <w:r w:rsidRPr="003744E3">
              <w:rPr>
                <w:rFonts w:ascii="Arial" w:hAnsi="Arial" w:cs="Arial"/>
                <w:color w:val="212529"/>
                <w:sz w:val="22"/>
                <w:szCs w:val="22"/>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rsidP="003744E3">
            <w:pPr>
              <w:pStyle w:val="NormalWeb"/>
              <w:spacing w:before="0" w:beforeAutospacing="0" w:after="0" w:afterAutospacing="0" w:line="420" w:lineRule="atLeast"/>
              <w:jc w:val="center"/>
              <w:rPr>
                <w:rFonts w:ascii="Arial" w:hAnsi="Arial" w:cs="Arial"/>
                <w:color w:val="212529"/>
                <w:sz w:val="22"/>
                <w:szCs w:val="22"/>
              </w:rPr>
            </w:pPr>
            <w:r w:rsidRPr="003744E3">
              <w:rPr>
                <w:rFonts w:ascii="Arial" w:hAnsi="Arial" w:cs="Arial"/>
                <w:color w:val="212529"/>
                <w:sz w:val="22"/>
                <w:szCs w:val="22"/>
              </w:rPr>
              <w:t>Data</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pPr>
              <w:pStyle w:val="NormalWeb"/>
              <w:spacing w:before="0" w:beforeAutospacing="0" w:after="0" w:afterAutospacing="0" w:line="420" w:lineRule="atLeast"/>
              <w:jc w:val="both"/>
              <w:rPr>
                <w:rFonts w:ascii="Arial" w:hAnsi="Arial" w:cs="Arial"/>
                <w:color w:val="212529"/>
                <w:sz w:val="22"/>
                <w:szCs w:val="22"/>
              </w:rPr>
            </w:pPr>
            <w:r w:rsidRPr="003744E3">
              <w:rPr>
                <w:rFonts w:ascii="Arial" w:hAnsi="Arial" w:cs="Arial"/>
                <w:color w:val="212529"/>
                <w:sz w:val="22"/>
                <w:szCs w:val="22"/>
              </w:rPr>
              <w:t>Outputs both Temperature and Humidity through serial Data</w:t>
            </w:r>
          </w:p>
        </w:tc>
      </w:tr>
      <w:tr w:rsidR="003744E3" w:rsidRPr="003744E3" w:rsidTr="003744E3">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rsidP="003744E3">
            <w:pPr>
              <w:pStyle w:val="NormalWeb"/>
              <w:spacing w:before="0" w:beforeAutospacing="0" w:after="0" w:afterAutospacing="0" w:line="420" w:lineRule="atLeast"/>
              <w:jc w:val="center"/>
              <w:rPr>
                <w:rFonts w:ascii="Arial" w:hAnsi="Arial" w:cs="Arial"/>
                <w:color w:val="212529"/>
                <w:sz w:val="22"/>
                <w:szCs w:val="22"/>
              </w:rPr>
            </w:pPr>
            <w:r w:rsidRPr="003744E3">
              <w:rPr>
                <w:rFonts w:ascii="Arial" w:hAnsi="Arial" w:cs="Arial"/>
                <w:color w:val="212529"/>
                <w:sz w:val="22"/>
                <w:szCs w:val="22"/>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rsidP="003744E3">
            <w:pPr>
              <w:pStyle w:val="NormalWeb"/>
              <w:spacing w:before="0" w:beforeAutospacing="0" w:after="0" w:afterAutospacing="0" w:line="420" w:lineRule="atLeast"/>
              <w:jc w:val="center"/>
              <w:rPr>
                <w:rFonts w:ascii="Arial" w:hAnsi="Arial" w:cs="Arial"/>
                <w:color w:val="212529"/>
                <w:sz w:val="22"/>
                <w:szCs w:val="22"/>
              </w:rPr>
            </w:pPr>
            <w:r w:rsidRPr="003744E3">
              <w:rPr>
                <w:rFonts w:ascii="Arial" w:hAnsi="Arial" w:cs="Arial"/>
                <w:color w:val="212529"/>
                <w:sz w:val="22"/>
                <w:szCs w:val="22"/>
              </w:rPr>
              <w:t>Ground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744E3" w:rsidRPr="003744E3" w:rsidRDefault="003744E3">
            <w:pPr>
              <w:pStyle w:val="NormalWeb"/>
              <w:spacing w:before="0" w:beforeAutospacing="0" w:after="0" w:afterAutospacing="0" w:line="420" w:lineRule="atLeast"/>
              <w:jc w:val="both"/>
              <w:rPr>
                <w:rFonts w:ascii="Arial" w:hAnsi="Arial" w:cs="Arial"/>
                <w:color w:val="212529"/>
                <w:sz w:val="22"/>
                <w:szCs w:val="22"/>
              </w:rPr>
            </w:pPr>
            <w:r w:rsidRPr="003744E3">
              <w:rPr>
                <w:rFonts w:ascii="Arial" w:hAnsi="Arial" w:cs="Arial"/>
                <w:color w:val="212529"/>
                <w:sz w:val="22"/>
                <w:szCs w:val="22"/>
              </w:rPr>
              <w:t>Connected to the ground of the circuit</w:t>
            </w:r>
          </w:p>
        </w:tc>
      </w:tr>
    </w:tbl>
    <w:p w:rsidR="003744E3" w:rsidRDefault="003744E3" w:rsidP="003744E3">
      <w:pPr>
        <w:pStyle w:val="Heading3"/>
        <w:shd w:val="clear" w:color="auto" w:fill="FFFFFF"/>
        <w:spacing w:after="150"/>
        <w:ind w:left="810" w:right="400"/>
        <w:jc w:val="both"/>
        <w:rPr>
          <w:b w:val="0"/>
          <w:bCs w:val="0"/>
          <w:i w:val="0"/>
        </w:rPr>
      </w:pPr>
    </w:p>
    <w:p w:rsidR="003744E3" w:rsidRPr="003744E3" w:rsidRDefault="003744E3" w:rsidP="003744E3">
      <w:pPr>
        <w:pStyle w:val="Heading3"/>
        <w:shd w:val="clear" w:color="auto" w:fill="FFFFFF"/>
        <w:spacing w:after="150"/>
        <w:ind w:left="810" w:right="400"/>
        <w:jc w:val="both"/>
        <w:rPr>
          <w:b w:val="0"/>
          <w:bCs w:val="0"/>
          <w:i w:val="0"/>
        </w:rPr>
      </w:pPr>
      <w:r w:rsidRPr="003744E3">
        <w:rPr>
          <w:b w:val="0"/>
          <w:bCs w:val="0"/>
          <w:i w:val="0"/>
        </w:rPr>
        <w:t>DHT11 Specifications:</w:t>
      </w:r>
    </w:p>
    <w:p w:rsidR="003744E3" w:rsidRPr="003744E3" w:rsidRDefault="003744E3" w:rsidP="003744E3">
      <w:pPr>
        <w:widowControl/>
        <w:numPr>
          <w:ilvl w:val="0"/>
          <w:numId w:val="21"/>
        </w:numPr>
        <w:shd w:val="clear" w:color="auto" w:fill="FFFFFF"/>
        <w:autoSpaceDE/>
        <w:autoSpaceDN/>
        <w:spacing w:before="100" w:beforeAutospacing="1" w:after="100" w:afterAutospacing="1"/>
        <w:ind w:left="810" w:right="400"/>
        <w:jc w:val="both"/>
        <w:rPr>
          <w:color w:val="212529"/>
        </w:rPr>
      </w:pPr>
      <w:r w:rsidRPr="003744E3">
        <w:rPr>
          <w:color w:val="212529"/>
        </w:rPr>
        <w:t>Operating Voltage: 3.5V to 5.5V</w:t>
      </w:r>
    </w:p>
    <w:p w:rsidR="003744E3" w:rsidRPr="003744E3" w:rsidRDefault="003744E3" w:rsidP="003744E3">
      <w:pPr>
        <w:widowControl/>
        <w:numPr>
          <w:ilvl w:val="0"/>
          <w:numId w:val="21"/>
        </w:numPr>
        <w:shd w:val="clear" w:color="auto" w:fill="FFFFFF"/>
        <w:autoSpaceDE/>
        <w:autoSpaceDN/>
        <w:spacing w:before="100" w:beforeAutospacing="1" w:after="100" w:afterAutospacing="1"/>
        <w:ind w:left="810" w:right="400"/>
        <w:jc w:val="both"/>
        <w:rPr>
          <w:color w:val="212529"/>
        </w:rPr>
      </w:pPr>
      <w:r w:rsidRPr="003744E3">
        <w:rPr>
          <w:color w:val="212529"/>
        </w:rPr>
        <w:t>Operating current: 0.3mA (measuring) 60uA (standby)</w:t>
      </w:r>
    </w:p>
    <w:p w:rsidR="003744E3" w:rsidRPr="003744E3" w:rsidRDefault="003744E3" w:rsidP="003744E3">
      <w:pPr>
        <w:widowControl/>
        <w:numPr>
          <w:ilvl w:val="0"/>
          <w:numId w:val="21"/>
        </w:numPr>
        <w:shd w:val="clear" w:color="auto" w:fill="FFFFFF"/>
        <w:autoSpaceDE/>
        <w:autoSpaceDN/>
        <w:spacing w:before="100" w:beforeAutospacing="1" w:after="100" w:afterAutospacing="1"/>
        <w:ind w:left="810" w:right="400"/>
        <w:jc w:val="both"/>
        <w:rPr>
          <w:color w:val="212529"/>
        </w:rPr>
      </w:pPr>
      <w:r w:rsidRPr="003744E3">
        <w:rPr>
          <w:color w:val="212529"/>
        </w:rPr>
        <w:t>Output: Serial data</w:t>
      </w:r>
    </w:p>
    <w:p w:rsidR="003744E3" w:rsidRPr="003744E3" w:rsidRDefault="003744E3" w:rsidP="003744E3">
      <w:pPr>
        <w:widowControl/>
        <w:numPr>
          <w:ilvl w:val="0"/>
          <w:numId w:val="21"/>
        </w:numPr>
        <w:shd w:val="clear" w:color="auto" w:fill="FFFFFF"/>
        <w:autoSpaceDE/>
        <w:autoSpaceDN/>
        <w:spacing w:before="100" w:beforeAutospacing="1" w:after="100" w:afterAutospacing="1"/>
        <w:ind w:left="810" w:right="400"/>
        <w:jc w:val="both"/>
        <w:rPr>
          <w:color w:val="212529"/>
        </w:rPr>
      </w:pPr>
      <w:r w:rsidRPr="003744E3">
        <w:rPr>
          <w:color w:val="212529"/>
        </w:rPr>
        <w:t>Temperature Range: 0°C to 50°C</w:t>
      </w:r>
    </w:p>
    <w:p w:rsidR="003744E3" w:rsidRPr="003744E3" w:rsidRDefault="003744E3" w:rsidP="003744E3">
      <w:pPr>
        <w:widowControl/>
        <w:numPr>
          <w:ilvl w:val="0"/>
          <w:numId w:val="21"/>
        </w:numPr>
        <w:shd w:val="clear" w:color="auto" w:fill="FFFFFF"/>
        <w:autoSpaceDE/>
        <w:autoSpaceDN/>
        <w:spacing w:before="100" w:beforeAutospacing="1" w:after="100" w:afterAutospacing="1"/>
        <w:ind w:left="810" w:right="400"/>
        <w:jc w:val="both"/>
        <w:rPr>
          <w:color w:val="212529"/>
        </w:rPr>
      </w:pPr>
      <w:r w:rsidRPr="003744E3">
        <w:rPr>
          <w:color w:val="212529"/>
        </w:rPr>
        <w:t>Humidity Range: 20% to 90%</w:t>
      </w:r>
    </w:p>
    <w:p w:rsidR="003744E3" w:rsidRPr="003744E3" w:rsidRDefault="003744E3" w:rsidP="003744E3">
      <w:pPr>
        <w:widowControl/>
        <w:numPr>
          <w:ilvl w:val="0"/>
          <w:numId w:val="21"/>
        </w:numPr>
        <w:shd w:val="clear" w:color="auto" w:fill="FFFFFF"/>
        <w:autoSpaceDE/>
        <w:autoSpaceDN/>
        <w:spacing w:before="100" w:beforeAutospacing="1" w:after="100" w:afterAutospacing="1"/>
        <w:ind w:left="810" w:right="400"/>
        <w:jc w:val="both"/>
        <w:rPr>
          <w:color w:val="212529"/>
        </w:rPr>
      </w:pPr>
      <w:r w:rsidRPr="003744E3">
        <w:rPr>
          <w:color w:val="212529"/>
        </w:rPr>
        <w:t>Resolution: Temperature and Humidity both are 16-bit</w:t>
      </w:r>
    </w:p>
    <w:p w:rsidR="003744E3" w:rsidRPr="003744E3" w:rsidRDefault="003744E3" w:rsidP="003744E3">
      <w:pPr>
        <w:widowControl/>
        <w:numPr>
          <w:ilvl w:val="0"/>
          <w:numId w:val="21"/>
        </w:numPr>
        <w:shd w:val="clear" w:color="auto" w:fill="FFFFFF"/>
        <w:autoSpaceDE/>
        <w:autoSpaceDN/>
        <w:spacing w:before="100" w:beforeAutospacing="1" w:after="100" w:afterAutospacing="1"/>
        <w:ind w:left="810" w:right="400"/>
        <w:jc w:val="both"/>
        <w:rPr>
          <w:color w:val="212529"/>
        </w:rPr>
      </w:pPr>
      <w:r w:rsidRPr="003744E3">
        <w:rPr>
          <w:color w:val="212529"/>
        </w:rPr>
        <w:t>Accuracy: ±1°C and ±1%</w:t>
      </w:r>
    </w:p>
    <w:p w:rsidR="003744E3" w:rsidRDefault="003744E3" w:rsidP="003744E3">
      <w:pPr>
        <w:pStyle w:val="BodyText"/>
        <w:ind w:left="450"/>
        <w:rPr>
          <w:b/>
          <w:sz w:val="21"/>
        </w:rPr>
      </w:pPr>
      <w:r>
        <w:rPr>
          <w:noProof/>
        </w:rPr>
        <w:drawing>
          <wp:anchor distT="0" distB="0" distL="114300" distR="114300" simplePos="0" relativeHeight="251659264" behindDoc="0" locked="0" layoutInCell="1" allowOverlap="1" wp14:anchorId="283E476B" wp14:editId="7846AD55">
            <wp:simplePos x="0" y="0"/>
            <wp:positionH relativeFrom="column">
              <wp:posOffset>1076325</wp:posOffset>
            </wp:positionH>
            <wp:positionV relativeFrom="paragraph">
              <wp:posOffset>173990</wp:posOffset>
            </wp:positionV>
            <wp:extent cx="1981200" cy="2262970"/>
            <wp:effectExtent l="0" t="0" r="0" b="0"/>
            <wp:wrapNone/>
            <wp:docPr id="8" name="Picture 8" descr="DHT11–Temperature and Humid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HT11–Temperature and Humidity Sens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1200" cy="22629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49E0B604" wp14:editId="4CB3A36D">
            <wp:simplePos x="0" y="0"/>
            <wp:positionH relativeFrom="column">
              <wp:posOffset>3771900</wp:posOffset>
            </wp:positionH>
            <wp:positionV relativeFrom="paragraph">
              <wp:posOffset>206375</wp:posOffset>
            </wp:positionV>
            <wp:extent cx="2571750" cy="2340294"/>
            <wp:effectExtent l="0" t="0" r="0" b="0"/>
            <wp:wrapNone/>
            <wp:docPr id="7" name="Picture 7" descr="DHT11 Sens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HT11 Sensor Pinou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1750" cy="23402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855" w:rsidRDefault="00DA6855">
      <w:pPr>
        <w:spacing w:line="252" w:lineRule="exact"/>
        <w:sectPr w:rsidR="00DA6855">
          <w:pgSz w:w="11910" w:h="16840"/>
          <w:pgMar w:top="1420" w:right="260" w:bottom="1380" w:left="900" w:header="758" w:footer="1192" w:gutter="0"/>
          <w:cols w:space="720"/>
        </w:sectPr>
      </w:pPr>
    </w:p>
    <w:p w:rsidR="00DA6855" w:rsidRDefault="00AF5842">
      <w:pPr>
        <w:pStyle w:val="Heading2"/>
        <w:spacing w:before="125"/>
      </w:pPr>
      <w:r>
        <w:rPr>
          <w:noProof/>
        </w:rPr>
        <w:lastRenderedPageBreak/>
        <mc:AlternateContent>
          <mc:Choice Requires="wpg">
            <w:drawing>
              <wp:anchor distT="0" distB="0" distL="114300" distR="114300" simplePos="0" relativeHeight="486785024" behindDoc="1" locked="0" layoutInCell="1" allowOverlap="1">
                <wp:simplePos x="0" y="0"/>
                <wp:positionH relativeFrom="page">
                  <wp:posOffset>636905</wp:posOffset>
                </wp:positionH>
                <wp:positionV relativeFrom="page">
                  <wp:posOffset>914400</wp:posOffset>
                </wp:positionV>
                <wp:extent cx="6677025" cy="8849995"/>
                <wp:effectExtent l="0" t="0" r="0" b="0"/>
                <wp:wrapNone/>
                <wp:docPr id="116"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8849995"/>
                          <a:chOff x="1003" y="1440"/>
                          <a:chExt cx="10515" cy="13937"/>
                        </a:xfrm>
                      </wpg:grpSpPr>
                      <wps:wsp>
                        <wps:cNvPr id="117" name="Rectangle 116"/>
                        <wps:cNvSpPr>
                          <a:spLocks noChangeArrowheads="1"/>
                        </wps:cNvSpPr>
                        <wps:spPr bwMode="auto">
                          <a:xfrm>
                            <a:off x="1411" y="15366"/>
                            <a:ext cx="9818"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Freeform 115"/>
                        <wps:cNvSpPr>
                          <a:spLocks/>
                        </wps:cNvSpPr>
                        <wps:spPr bwMode="auto">
                          <a:xfrm>
                            <a:off x="1003" y="1440"/>
                            <a:ext cx="10515" cy="13927"/>
                          </a:xfrm>
                          <a:custGeom>
                            <a:avLst/>
                            <a:gdLst>
                              <a:gd name="T0" fmla="+- 0 11518 1003"/>
                              <a:gd name="T1" fmla="*/ T0 w 10515"/>
                              <a:gd name="T2" fmla="+- 0 1440 1440"/>
                              <a:gd name="T3" fmla="*/ 1440 h 13927"/>
                              <a:gd name="T4" fmla="+- 0 11498 1003"/>
                              <a:gd name="T5" fmla="*/ T4 w 10515"/>
                              <a:gd name="T6" fmla="+- 0 1440 1440"/>
                              <a:gd name="T7" fmla="*/ 1440 h 13927"/>
                              <a:gd name="T8" fmla="+- 0 11498 1003"/>
                              <a:gd name="T9" fmla="*/ T8 w 10515"/>
                              <a:gd name="T10" fmla="+- 0 1459 1440"/>
                              <a:gd name="T11" fmla="*/ 1459 h 13927"/>
                              <a:gd name="T12" fmla="+- 0 11498 1003"/>
                              <a:gd name="T13" fmla="*/ T12 w 10515"/>
                              <a:gd name="T14" fmla="+- 0 1560 1440"/>
                              <a:gd name="T15" fmla="*/ 1560 h 13927"/>
                              <a:gd name="T16" fmla="+- 0 11498 1003"/>
                              <a:gd name="T17" fmla="*/ T16 w 10515"/>
                              <a:gd name="T18" fmla="+- 0 15348 1440"/>
                              <a:gd name="T19" fmla="*/ 15348 h 13927"/>
                              <a:gd name="T20" fmla="+- 0 1022 1003"/>
                              <a:gd name="T21" fmla="*/ T20 w 10515"/>
                              <a:gd name="T22" fmla="+- 0 15348 1440"/>
                              <a:gd name="T23" fmla="*/ 15348 h 13927"/>
                              <a:gd name="T24" fmla="+- 0 1022 1003"/>
                              <a:gd name="T25" fmla="*/ T24 w 10515"/>
                              <a:gd name="T26" fmla="+- 0 1560 1440"/>
                              <a:gd name="T27" fmla="*/ 1560 h 13927"/>
                              <a:gd name="T28" fmla="+- 0 1022 1003"/>
                              <a:gd name="T29" fmla="*/ T28 w 10515"/>
                              <a:gd name="T30" fmla="+- 0 1459 1440"/>
                              <a:gd name="T31" fmla="*/ 1459 h 13927"/>
                              <a:gd name="T32" fmla="+- 0 11498 1003"/>
                              <a:gd name="T33" fmla="*/ T32 w 10515"/>
                              <a:gd name="T34" fmla="+- 0 1459 1440"/>
                              <a:gd name="T35" fmla="*/ 1459 h 13927"/>
                              <a:gd name="T36" fmla="+- 0 11498 1003"/>
                              <a:gd name="T37" fmla="*/ T36 w 10515"/>
                              <a:gd name="T38" fmla="+- 0 1440 1440"/>
                              <a:gd name="T39" fmla="*/ 1440 h 13927"/>
                              <a:gd name="T40" fmla="+- 0 1022 1003"/>
                              <a:gd name="T41" fmla="*/ T40 w 10515"/>
                              <a:gd name="T42" fmla="+- 0 1440 1440"/>
                              <a:gd name="T43" fmla="*/ 1440 h 13927"/>
                              <a:gd name="T44" fmla="+- 0 1003 1003"/>
                              <a:gd name="T45" fmla="*/ T44 w 10515"/>
                              <a:gd name="T46" fmla="+- 0 1440 1440"/>
                              <a:gd name="T47" fmla="*/ 1440 h 13927"/>
                              <a:gd name="T48" fmla="+- 0 1003 1003"/>
                              <a:gd name="T49" fmla="*/ T48 w 10515"/>
                              <a:gd name="T50" fmla="+- 0 15367 1440"/>
                              <a:gd name="T51" fmla="*/ 15367 h 13927"/>
                              <a:gd name="T52" fmla="+- 0 1022 1003"/>
                              <a:gd name="T53" fmla="*/ T52 w 10515"/>
                              <a:gd name="T54" fmla="+- 0 15367 1440"/>
                              <a:gd name="T55" fmla="*/ 15367 h 13927"/>
                              <a:gd name="T56" fmla="+- 0 11498 1003"/>
                              <a:gd name="T57" fmla="*/ T56 w 10515"/>
                              <a:gd name="T58" fmla="+- 0 15367 1440"/>
                              <a:gd name="T59" fmla="*/ 15367 h 13927"/>
                              <a:gd name="T60" fmla="+- 0 11518 1003"/>
                              <a:gd name="T61" fmla="*/ T60 w 10515"/>
                              <a:gd name="T62" fmla="+- 0 15367 1440"/>
                              <a:gd name="T63" fmla="*/ 15367 h 13927"/>
                              <a:gd name="T64" fmla="+- 0 11518 1003"/>
                              <a:gd name="T65" fmla="*/ T64 w 10515"/>
                              <a:gd name="T66" fmla="+- 0 15348 1440"/>
                              <a:gd name="T67" fmla="*/ 15348 h 13927"/>
                              <a:gd name="T68" fmla="+- 0 11518 1003"/>
                              <a:gd name="T69" fmla="*/ T68 w 10515"/>
                              <a:gd name="T70" fmla="+- 0 1560 1440"/>
                              <a:gd name="T71" fmla="*/ 1560 h 13927"/>
                              <a:gd name="T72" fmla="+- 0 11518 1003"/>
                              <a:gd name="T73" fmla="*/ T72 w 10515"/>
                              <a:gd name="T74" fmla="+- 0 1459 1440"/>
                              <a:gd name="T75" fmla="*/ 1459 h 13927"/>
                              <a:gd name="T76" fmla="+- 0 11518 1003"/>
                              <a:gd name="T77" fmla="*/ T76 w 10515"/>
                              <a:gd name="T78" fmla="+- 0 1440 1440"/>
                              <a:gd name="T79" fmla="*/ 1440 h 139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5" h="13927">
                                <a:moveTo>
                                  <a:pt x="10515" y="0"/>
                                </a:moveTo>
                                <a:lnTo>
                                  <a:pt x="10495" y="0"/>
                                </a:lnTo>
                                <a:lnTo>
                                  <a:pt x="10495" y="19"/>
                                </a:lnTo>
                                <a:lnTo>
                                  <a:pt x="10495" y="120"/>
                                </a:lnTo>
                                <a:lnTo>
                                  <a:pt x="10495" y="13908"/>
                                </a:lnTo>
                                <a:lnTo>
                                  <a:pt x="19" y="13908"/>
                                </a:lnTo>
                                <a:lnTo>
                                  <a:pt x="19" y="120"/>
                                </a:lnTo>
                                <a:lnTo>
                                  <a:pt x="19" y="19"/>
                                </a:lnTo>
                                <a:lnTo>
                                  <a:pt x="10495" y="19"/>
                                </a:lnTo>
                                <a:lnTo>
                                  <a:pt x="10495" y="0"/>
                                </a:lnTo>
                                <a:lnTo>
                                  <a:pt x="19" y="0"/>
                                </a:lnTo>
                                <a:lnTo>
                                  <a:pt x="0" y="0"/>
                                </a:lnTo>
                                <a:lnTo>
                                  <a:pt x="0" y="13927"/>
                                </a:lnTo>
                                <a:lnTo>
                                  <a:pt x="19" y="13927"/>
                                </a:lnTo>
                                <a:lnTo>
                                  <a:pt x="10495" y="13927"/>
                                </a:lnTo>
                                <a:lnTo>
                                  <a:pt x="10515" y="13927"/>
                                </a:lnTo>
                                <a:lnTo>
                                  <a:pt x="10515" y="13908"/>
                                </a:lnTo>
                                <a:lnTo>
                                  <a:pt x="10515" y="120"/>
                                </a:lnTo>
                                <a:lnTo>
                                  <a:pt x="10515" y="19"/>
                                </a:lnTo>
                                <a:lnTo>
                                  <a:pt x="105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114" descr="https://i0.wp.com/randomnerdtutorials.com/wp-content/uploads/2018/07/esp32_web_server_schematic.png?resize=813.75%2C579&amp;ssl=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002" y="4618"/>
                            <a:ext cx="4514" cy="321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AFD2FD6" id="Group 113" o:spid="_x0000_s1026" style="position:absolute;margin-left:50.15pt;margin-top:1in;width:525.75pt;height:696.85pt;z-index:-16531456;mso-position-horizontal-relative:page;mso-position-vertical-relative:page" coordorigin="1003,1440" coordsize="10515,139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">
                <v:rect id="Rectangle 116" o:spid="_x0000_s1027" style="position:absolute;left:1411;top:15366;width:981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" fillcolor="#d9d9d9" stroked="f"/>
                <v:shape id="Freeform 115" o:spid="_x0000_s1028" style="position:absolute;left:1003;top:1440;width:10515;height:13927;visibility:visible;mso-wrap-style:square;v-text-anchor:top" coordsize="10515,13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" path="m10515,r-20,l10495,19r,101l10495,13908r-10476,l19,120,19,19r10476,l10495,,19,,,,,13927r19,l10495,13927r20,l10515,13908r,-13788l10515,19r,-19xe" fillcolor="black" stroked="f">
                  <v:path arrowok="t" o:connecttype="custom" o:connectlocs="10515,1440;10495,1440;10495,1459;10495,1560;10495,15348;19,15348;19,1560;19,1459;10495,1459;10495,1440;19,1440;0,1440;0,15367;19,15367;10495,15367;10515,15367;10515,15348;10515,1560;10515,1459;10515,1440" o:connectangles="0,0,0,0,0,0,0,0,0,0,0,0,0,0,0,0,0,0,0,0"/>
                </v:shape>
                <v:shape id="Picture 114" o:spid="_x0000_s1029" type="#_x0000_t75" alt="https://i0.wp.com/randomnerdtutorials.com/wp-content/uploads/2018/07/esp32_web_server_schematic.png?resize=813.75%2C579&amp;ssl=1" style="position:absolute;left:4002;top:4618;width:4514;height:3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">
                  <v:imagedata r:id="rId25" o:title="esp32_web_server_schematic.png?resize=813"/>
                </v:shape>
                <w10:wrap anchorx="page" anchory="page"/>
              </v:group>
            </w:pict>
          </mc:Fallback>
        </mc:AlternateContent>
      </w:r>
      <w:r w:rsidR="00660AD9">
        <w:t>Procedures:</w:t>
      </w:r>
    </w:p>
    <w:p w:rsidR="00DA6855" w:rsidRDefault="00DA6855">
      <w:pPr>
        <w:pStyle w:val="BodyText"/>
        <w:rPr>
          <w:b/>
          <w:sz w:val="20"/>
        </w:rPr>
      </w:pPr>
    </w:p>
    <w:p w:rsidR="00DA6855" w:rsidRDefault="00AF5842">
      <w:pPr>
        <w:pStyle w:val="BodyText"/>
        <w:spacing w:before="9"/>
        <w:rPr>
          <w:b/>
          <w:sz w:val="21"/>
        </w:rPr>
      </w:pPr>
      <w:r>
        <w:rPr>
          <w:noProof/>
        </w:rPr>
        <mc:AlternateContent>
          <mc:Choice Requires="wps">
            <w:drawing>
              <wp:anchor distT="0" distB="0" distL="0" distR="0" simplePos="0" relativeHeight="487590912" behindDoc="1" locked="0" layoutInCell="1" allowOverlap="1">
                <wp:simplePos x="0" y="0"/>
                <wp:positionH relativeFrom="page">
                  <wp:posOffset>730250</wp:posOffset>
                </wp:positionH>
                <wp:positionV relativeFrom="paragraph">
                  <wp:posOffset>187325</wp:posOffset>
                </wp:positionV>
                <wp:extent cx="5943600" cy="320040"/>
                <wp:effectExtent l="0" t="0" r="0" b="0"/>
                <wp:wrapTopAndBottom/>
                <wp:docPr id="115"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0040"/>
                        </a:xfrm>
                        <a:prstGeom prst="rect">
                          <a:avLst/>
                        </a:prstGeom>
                        <a:solidFill>
                          <a:srgbClr val="FFD966"/>
                        </a:solidFill>
                        <a:ln w="6096">
                          <a:solidFill>
                            <a:srgbClr val="000000"/>
                          </a:solidFill>
                          <a:miter lim="800000"/>
                          <a:headEnd/>
                          <a:tailEnd/>
                        </a:ln>
                      </wps:spPr>
                      <wps:txbx>
                        <w:txbxContent>
                          <w:p w:rsidR="00660AD9" w:rsidRDefault="00660AD9">
                            <w:pPr>
                              <w:spacing w:line="251" w:lineRule="exact"/>
                              <w:ind w:left="1186"/>
                              <w:rPr>
                                <w:b/>
                              </w:rPr>
                            </w:pPr>
                            <w:r>
                              <w:rPr>
                                <w:b/>
                              </w:rPr>
                              <w:t>A.</w:t>
                            </w:r>
                            <w:r>
                              <w:rPr>
                                <w:b/>
                                <w:spacing w:val="21"/>
                              </w:rPr>
                              <w:t xml:space="preserve"> </w:t>
                            </w:r>
                            <w:r>
                              <w:rPr>
                                <w:b/>
                              </w:rPr>
                              <w:t>Controlling</w:t>
                            </w:r>
                            <w:r>
                              <w:rPr>
                                <w:b/>
                                <w:spacing w:val="-4"/>
                              </w:rPr>
                              <w:t xml:space="preserve"> </w:t>
                            </w:r>
                            <w:r>
                              <w:rPr>
                                <w:b/>
                              </w:rPr>
                              <w:t>LED using</w:t>
                            </w:r>
                            <w:r>
                              <w:rPr>
                                <w:b/>
                                <w:spacing w:val="-6"/>
                              </w:rPr>
                              <w:t xml:space="preserve"> </w:t>
                            </w:r>
                            <w:r>
                              <w:rPr>
                                <w:b/>
                              </w:rPr>
                              <w:t>web</w:t>
                            </w:r>
                            <w:r>
                              <w:rPr>
                                <w:b/>
                                <w:spacing w:val="-1"/>
                              </w:rPr>
                              <w:t xml:space="preserve"> </w:t>
                            </w:r>
                            <w:r>
                              <w:rPr>
                                <w:b/>
                              </w:rPr>
                              <w:t>server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2" o:spid="_x0000_s1026" type="#_x0000_t202" style="position:absolute;margin-left:57.5pt;margin-top:14.75pt;width:468pt;height:25.2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" fillcolor="#ffd966" strokeweight=".48pt">
                <v:textbox inset="0,0,0,0">
                  <w:txbxContent>
                    <w:p w:rsidR="00660AD9" w:rsidRDefault="00660AD9">
                      <w:pPr>
                        <w:spacing w:line="251" w:lineRule="exact"/>
                        <w:ind w:left="1186"/>
                        <w:rPr>
                          <w:b/>
                        </w:rPr>
                      </w:pPr>
                      <w:r>
                        <w:rPr>
                          <w:b/>
                        </w:rPr>
                        <w:t>A.</w:t>
                      </w:r>
                      <w:r>
                        <w:rPr>
                          <w:b/>
                          <w:spacing w:val="21"/>
                        </w:rPr>
                        <w:t xml:space="preserve"> </w:t>
                      </w:r>
                      <w:r>
                        <w:rPr>
                          <w:b/>
                        </w:rPr>
                        <w:t>Controlling</w:t>
                      </w:r>
                      <w:r>
                        <w:rPr>
                          <w:b/>
                          <w:spacing w:val="-4"/>
                        </w:rPr>
                        <w:t xml:space="preserve"> </w:t>
                      </w:r>
                      <w:r>
                        <w:rPr>
                          <w:b/>
                        </w:rPr>
                        <w:t>LED using</w:t>
                      </w:r>
                      <w:r>
                        <w:rPr>
                          <w:b/>
                          <w:spacing w:val="-6"/>
                        </w:rPr>
                        <w:t xml:space="preserve"> </w:t>
                      </w:r>
                      <w:r>
                        <w:rPr>
                          <w:b/>
                        </w:rPr>
                        <w:t>web</w:t>
                      </w:r>
                      <w:r>
                        <w:rPr>
                          <w:b/>
                          <w:spacing w:val="-1"/>
                        </w:rPr>
                        <w:t xml:space="preserve"> </w:t>
                      </w:r>
                      <w:r>
                        <w:rPr>
                          <w:b/>
                        </w:rPr>
                        <w:t>server</w:t>
                      </w:r>
                    </w:p>
                  </w:txbxContent>
                </v:textbox>
                <w10:wrap type="topAndBottom" anchorx="page"/>
              </v:shape>
            </w:pict>
          </mc:Fallback>
        </mc:AlternateContent>
      </w:r>
    </w:p>
    <w:p w:rsidR="00DA6855" w:rsidRDefault="00DA6855">
      <w:pPr>
        <w:pStyle w:val="BodyText"/>
        <w:spacing w:before="5"/>
        <w:rPr>
          <w:b/>
          <w:sz w:val="16"/>
        </w:rPr>
      </w:pPr>
    </w:p>
    <w:p w:rsidR="00DA6855" w:rsidRDefault="00660AD9">
      <w:pPr>
        <w:pStyle w:val="ListParagraph"/>
        <w:numPr>
          <w:ilvl w:val="0"/>
          <w:numId w:val="11"/>
        </w:numPr>
        <w:tabs>
          <w:tab w:val="left" w:pos="935"/>
        </w:tabs>
        <w:spacing w:before="94"/>
        <w:ind w:hanging="361"/>
        <w:rPr>
          <w:b/>
        </w:rPr>
      </w:pPr>
      <w:r>
        <w:rPr>
          <w:b/>
        </w:rPr>
        <w:t>The</w:t>
      </w:r>
      <w:r>
        <w:rPr>
          <w:b/>
          <w:spacing w:val="-1"/>
        </w:rPr>
        <w:t xml:space="preserve"> </w:t>
      </w:r>
      <w:r>
        <w:rPr>
          <w:b/>
        </w:rPr>
        <w:t>circuit</w:t>
      </w:r>
    </w:p>
    <w:p w:rsidR="00DA6855" w:rsidRDefault="00DA6855">
      <w:pPr>
        <w:pStyle w:val="BodyText"/>
        <w:spacing w:before="2"/>
        <w:rPr>
          <w:b/>
          <w:sz w:val="21"/>
        </w:rPr>
      </w:pPr>
    </w:p>
    <w:p w:rsidR="00DA6855" w:rsidRDefault="00660AD9">
      <w:pPr>
        <w:pStyle w:val="BodyText"/>
        <w:ind w:left="213" w:right="745"/>
      </w:pPr>
      <w:r>
        <w:rPr>
          <w:color w:val="393939"/>
        </w:rPr>
        <w:t>Connect two LEDs to the ESP32 as shown in the following schematic diagram – one LED connected</w:t>
      </w:r>
      <w:r>
        <w:rPr>
          <w:color w:val="393939"/>
          <w:spacing w:val="-59"/>
        </w:rPr>
        <w:t xml:space="preserve"> </w:t>
      </w:r>
      <w:r>
        <w:rPr>
          <w:color w:val="393939"/>
        </w:rPr>
        <w:t>to</w:t>
      </w:r>
      <w:r>
        <w:rPr>
          <w:color w:val="393939"/>
          <w:spacing w:val="-2"/>
        </w:rPr>
        <w:t xml:space="preserve"> </w:t>
      </w:r>
      <w:r>
        <w:rPr>
          <w:color w:val="393939"/>
        </w:rPr>
        <w:t>GPIO</w:t>
      </w:r>
      <w:r>
        <w:rPr>
          <w:color w:val="393939"/>
          <w:spacing w:val="2"/>
        </w:rPr>
        <w:t xml:space="preserve"> </w:t>
      </w:r>
      <w:r>
        <w:rPr>
          <w:color w:val="393939"/>
        </w:rPr>
        <w:t>26,</w:t>
      </w:r>
      <w:r>
        <w:rPr>
          <w:color w:val="393939"/>
          <w:spacing w:val="2"/>
        </w:rPr>
        <w:t xml:space="preserve"> </w:t>
      </w:r>
      <w:r>
        <w:rPr>
          <w:color w:val="393939"/>
        </w:rPr>
        <w:t>and</w:t>
      </w:r>
      <w:r>
        <w:rPr>
          <w:color w:val="393939"/>
          <w:spacing w:val="-2"/>
        </w:rPr>
        <w:t xml:space="preserve"> </w:t>
      </w:r>
      <w:r>
        <w:rPr>
          <w:color w:val="393939"/>
        </w:rPr>
        <w:t>the other</w:t>
      </w:r>
      <w:r>
        <w:rPr>
          <w:color w:val="393939"/>
          <w:spacing w:val="-1"/>
        </w:rPr>
        <w:t xml:space="preserve"> </w:t>
      </w:r>
      <w:r>
        <w:rPr>
          <w:color w:val="393939"/>
        </w:rPr>
        <w:t>to GPIO</w:t>
      </w:r>
      <w:r>
        <w:rPr>
          <w:color w:val="393939"/>
          <w:spacing w:val="2"/>
        </w:rPr>
        <w:t xml:space="preserve"> </w:t>
      </w:r>
      <w:r>
        <w:rPr>
          <w:color w:val="393939"/>
        </w:rPr>
        <w:t>27.</w:t>
      </w: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660AD9">
      <w:pPr>
        <w:pStyle w:val="Heading2"/>
        <w:numPr>
          <w:ilvl w:val="0"/>
          <w:numId w:val="11"/>
        </w:numPr>
        <w:tabs>
          <w:tab w:val="left" w:pos="935"/>
        </w:tabs>
        <w:spacing w:before="143"/>
        <w:ind w:hanging="361"/>
      </w:pPr>
      <w:r>
        <w:t>The source</w:t>
      </w:r>
      <w:r>
        <w:rPr>
          <w:spacing w:val="1"/>
        </w:rPr>
        <w:t xml:space="preserve"> </w:t>
      </w:r>
      <w:r>
        <w:t>code Step</w:t>
      </w:r>
      <w:r>
        <w:rPr>
          <w:spacing w:val="-4"/>
        </w:rPr>
        <w:t xml:space="preserve"> </w:t>
      </w:r>
      <w:r>
        <w:t>by</w:t>
      </w:r>
      <w:r>
        <w:rPr>
          <w:spacing w:val="-4"/>
        </w:rPr>
        <w:t xml:space="preserve"> </w:t>
      </w:r>
      <w:r>
        <w:t>Step</w:t>
      </w:r>
    </w:p>
    <w:p w:rsidR="00DA6855" w:rsidRDefault="00DA6855">
      <w:pPr>
        <w:pStyle w:val="BodyText"/>
        <w:rPr>
          <w:b/>
          <w:sz w:val="24"/>
        </w:rPr>
      </w:pPr>
    </w:p>
    <w:p w:rsidR="00DA6855" w:rsidRDefault="00DA6855">
      <w:pPr>
        <w:pStyle w:val="BodyText"/>
        <w:spacing w:before="11"/>
        <w:rPr>
          <w:b/>
          <w:sz w:val="19"/>
        </w:rPr>
      </w:pPr>
    </w:p>
    <w:p w:rsidR="00DA6855" w:rsidRDefault="00660AD9">
      <w:pPr>
        <w:pStyle w:val="ListParagraph"/>
        <w:numPr>
          <w:ilvl w:val="0"/>
          <w:numId w:val="10"/>
        </w:numPr>
        <w:tabs>
          <w:tab w:val="left" w:pos="435"/>
        </w:tabs>
        <w:rPr>
          <w:color w:val="393939"/>
          <w:sz w:val="20"/>
        </w:rPr>
      </w:pPr>
      <w:r>
        <w:rPr>
          <w:color w:val="393939"/>
          <w:sz w:val="20"/>
        </w:rPr>
        <w:t>Importing</w:t>
      </w:r>
      <w:r>
        <w:rPr>
          <w:color w:val="393939"/>
          <w:spacing w:val="-1"/>
          <w:sz w:val="20"/>
        </w:rPr>
        <w:t xml:space="preserve"> </w:t>
      </w:r>
      <w:r>
        <w:rPr>
          <w:color w:val="393939"/>
          <w:sz w:val="20"/>
        </w:rPr>
        <w:t>Libraries.</w:t>
      </w:r>
    </w:p>
    <w:p w:rsidR="00DA6855" w:rsidRDefault="00AF5842">
      <w:pPr>
        <w:pStyle w:val="BodyText"/>
        <w:spacing w:before="2"/>
        <w:rPr>
          <w:sz w:val="27"/>
        </w:rPr>
      </w:pPr>
      <w:r>
        <w:rPr>
          <w:noProof/>
        </w:rPr>
        <mc:AlternateContent>
          <mc:Choice Requires="wps">
            <w:drawing>
              <wp:anchor distT="0" distB="0" distL="0" distR="0" simplePos="0" relativeHeight="487591424" behindDoc="1" locked="0" layoutInCell="1" allowOverlap="1">
                <wp:simplePos x="0" y="0"/>
                <wp:positionH relativeFrom="page">
                  <wp:posOffset>688975</wp:posOffset>
                </wp:positionH>
                <wp:positionV relativeFrom="paragraph">
                  <wp:posOffset>213360</wp:posOffset>
                </wp:positionV>
                <wp:extent cx="6573520" cy="341630"/>
                <wp:effectExtent l="0" t="0" r="0" b="0"/>
                <wp:wrapTopAndBottom/>
                <wp:docPr id="11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341630"/>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ind w:left="28" w:right="7648"/>
                              <w:rPr>
                                <w:rFonts w:ascii="Consolas"/>
                                <w:sz w:val="23"/>
                              </w:rPr>
                            </w:pPr>
                            <w:r>
                              <w:rPr>
                                <w:rFonts w:ascii="Consolas"/>
                                <w:color w:val="6F8090"/>
                                <w:sz w:val="23"/>
                              </w:rPr>
                              <w:t>// Load Wi-Fi library</w:t>
                            </w:r>
                            <w:r>
                              <w:rPr>
                                <w:rFonts w:ascii="Consolas"/>
                                <w:color w:val="6F8090"/>
                                <w:spacing w:val="-124"/>
                                <w:sz w:val="23"/>
                              </w:rPr>
                              <w:t xml:space="preserve"> </w:t>
                            </w:r>
                            <w:r>
                              <w:rPr>
                                <w:rFonts w:ascii="Consolas"/>
                                <w:color w:val="990054"/>
                                <w:sz w:val="23"/>
                              </w:rPr>
                              <w:t>#</w:t>
                            </w:r>
                            <w:r>
                              <w:rPr>
                                <w:rFonts w:ascii="Consolas"/>
                                <w:color w:val="0077AA"/>
                                <w:sz w:val="23"/>
                              </w:rPr>
                              <w:t>include</w:t>
                            </w:r>
                            <w:r>
                              <w:rPr>
                                <w:rFonts w:ascii="Consolas"/>
                                <w:color w:val="0077AA"/>
                                <w:spacing w:val="-2"/>
                                <w:sz w:val="23"/>
                              </w:rPr>
                              <w:t xml:space="preserve"> </w:t>
                            </w:r>
                            <w:r>
                              <w:rPr>
                                <w:rFonts w:ascii="Consolas"/>
                                <w:color w:val="669900"/>
                                <w:sz w:val="23"/>
                              </w:rPr>
                              <w:t>&lt;</w:t>
                            </w:r>
                            <w:proofErr w:type="spellStart"/>
                            <w:r>
                              <w:rPr>
                                <w:rFonts w:ascii="Consolas"/>
                                <w:color w:val="669900"/>
                                <w:sz w:val="23"/>
                              </w:rPr>
                              <w:t>WiFi.h</w:t>
                            </w:r>
                            <w:proofErr w:type="spellEnd"/>
                            <w:r>
                              <w:rPr>
                                <w:rFonts w:ascii="Consolas"/>
                                <w:color w:val="669900"/>
                                <w:sz w:val="23"/>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027" type="#_x0000_t202" style="position:absolute;margin-left:54.25pt;margin-top:16.8pt;width:517.6pt;height:26.9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" fillcolor="#f5f1ef" stroked="f">
                <v:textbox inset="0,0,0,0">
                  <w:txbxContent>
                    <w:p w:rsidR="00660AD9" w:rsidRDefault="00660AD9">
                      <w:pPr>
                        <w:ind w:left="28" w:right="7648"/>
                        <w:rPr>
                          <w:rFonts w:ascii="Consolas"/>
                          <w:sz w:val="23"/>
                        </w:rPr>
                      </w:pPr>
                      <w:r>
                        <w:rPr>
                          <w:rFonts w:ascii="Consolas"/>
                          <w:color w:val="6F8090"/>
                          <w:sz w:val="23"/>
                        </w:rPr>
                        <w:t>// Load Wi-Fi library</w:t>
                      </w:r>
                      <w:r>
                        <w:rPr>
                          <w:rFonts w:ascii="Consolas"/>
                          <w:color w:val="6F8090"/>
                          <w:spacing w:val="-124"/>
                          <w:sz w:val="23"/>
                        </w:rPr>
                        <w:t xml:space="preserve"> </w:t>
                      </w:r>
                      <w:r>
                        <w:rPr>
                          <w:rFonts w:ascii="Consolas"/>
                          <w:color w:val="990054"/>
                          <w:sz w:val="23"/>
                        </w:rPr>
                        <w:t>#</w:t>
                      </w:r>
                      <w:r>
                        <w:rPr>
                          <w:rFonts w:ascii="Consolas"/>
                          <w:color w:val="0077AA"/>
                          <w:sz w:val="23"/>
                        </w:rPr>
                        <w:t>include</w:t>
                      </w:r>
                      <w:r>
                        <w:rPr>
                          <w:rFonts w:ascii="Consolas"/>
                          <w:color w:val="0077AA"/>
                          <w:spacing w:val="-2"/>
                          <w:sz w:val="23"/>
                        </w:rPr>
                        <w:t xml:space="preserve"> </w:t>
                      </w:r>
                      <w:r>
                        <w:rPr>
                          <w:rFonts w:ascii="Consolas"/>
                          <w:color w:val="669900"/>
                          <w:sz w:val="23"/>
                        </w:rPr>
                        <w:t>&lt;</w:t>
                      </w:r>
                      <w:proofErr w:type="spellStart"/>
                      <w:r>
                        <w:rPr>
                          <w:rFonts w:ascii="Consolas"/>
                          <w:color w:val="669900"/>
                          <w:sz w:val="23"/>
                        </w:rPr>
                        <w:t>WiFi.h</w:t>
                      </w:r>
                      <w:proofErr w:type="spellEnd"/>
                      <w:r>
                        <w:rPr>
                          <w:rFonts w:ascii="Consolas"/>
                          <w:color w:val="669900"/>
                          <w:sz w:val="23"/>
                        </w:rPr>
                        <w:t>&gt;</w:t>
                      </w:r>
                    </w:p>
                  </w:txbxContent>
                </v:textbox>
                <w10:wrap type="topAndBottom" anchorx="page"/>
              </v:shape>
            </w:pict>
          </mc:Fallback>
        </mc:AlternateContent>
      </w:r>
    </w:p>
    <w:p w:rsidR="00DA6855" w:rsidRDefault="00660AD9">
      <w:pPr>
        <w:pStyle w:val="BodyText"/>
        <w:spacing w:line="236" w:lineRule="exact"/>
        <w:ind w:left="213"/>
      </w:pPr>
      <w:r>
        <w:rPr>
          <w:color w:val="393939"/>
        </w:rPr>
        <w:t>you</w:t>
      </w:r>
      <w:r>
        <w:rPr>
          <w:color w:val="393939"/>
          <w:spacing w:val="-2"/>
        </w:rPr>
        <w:t xml:space="preserve"> </w:t>
      </w:r>
      <w:r>
        <w:rPr>
          <w:color w:val="393939"/>
        </w:rPr>
        <w:t>need</w:t>
      </w:r>
      <w:r>
        <w:rPr>
          <w:color w:val="393939"/>
          <w:spacing w:val="-1"/>
        </w:rPr>
        <w:t xml:space="preserve"> </w:t>
      </w:r>
      <w:r>
        <w:rPr>
          <w:color w:val="393939"/>
        </w:rPr>
        <w:t>to</w:t>
      </w:r>
      <w:r>
        <w:rPr>
          <w:color w:val="393939"/>
          <w:spacing w:val="-2"/>
        </w:rPr>
        <w:t xml:space="preserve"> </w:t>
      </w:r>
      <w:r>
        <w:rPr>
          <w:color w:val="393939"/>
        </w:rPr>
        <w:t>insert</w:t>
      </w:r>
      <w:r>
        <w:rPr>
          <w:color w:val="393939"/>
          <w:spacing w:val="-2"/>
        </w:rPr>
        <w:t xml:space="preserve"> </w:t>
      </w:r>
      <w:r>
        <w:rPr>
          <w:color w:val="393939"/>
        </w:rPr>
        <w:t xml:space="preserve">your </w:t>
      </w:r>
      <w:proofErr w:type="spellStart"/>
      <w:r>
        <w:rPr>
          <w:color w:val="393939"/>
        </w:rPr>
        <w:t>ssid</w:t>
      </w:r>
      <w:proofErr w:type="spellEnd"/>
      <w:r>
        <w:rPr>
          <w:color w:val="393939"/>
          <w:spacing w:val="-2"/>
        </w:rPr>
        <w:t xml:space="preserve"> </w:t>
      </w:r>
      <w:r>
        <w:rPr>
          <w:color w:val="393939"/>
        </w:rPr>
        <w:t>and</w:t>
      </w:r>
      <w:r>
        <w:rPr>
          <w:color w:val="393939"/>
          <w:spacing w:val="-1"/>
        </w:rPr>
        <w:t xml:space="preserve"> </w:t>
      </w:r>
      <w:r>
        <w:rPr>
          <w:color w:val="393939"/>
        </w:rPr>
        <w:t>password in</w:t>
      </w:r>
      <w:r>
        <w:rPr>
          <w:color w:val="393939"/>
          <w:spacing w:val="-4"/>
        </w:rPr>
        <w:t xml:space="preserve"> </w:t>
      </w:r>
      <w:r>
        <w:rPr>
          <w:color w:val="393939"/>
        </w:rPr>
        <w:t>the</w:t>
      </w:r>
      <w:r>
        <w:rPr>
          <w:color w:val="393939"/>
          <w:spacing w:val="-3"/>
        </w:rPr>
        <w:t xml:space="preserve"> </w:t>
      </w:r>
      <w:r>
        <w:rPr>
          <w:color w:val="393939"/>
        </w:rPr>
        <w:t>following lines inside</w:t>
      </w:r>
      <w:r>
        <w:rPr>
          <w:color w:val="393939"/>
          <w:spacing w:val="-1"/>
        </w:rPr>
        <w:t xml:space="preserve"> </w:t>
      </w:r>
      <w:r>
        <w:rPr>
          <w:color w:val="393939"/>
        </w:rPr>
        <w:t>the</w:t>
      </w:r>
      <w:r>
        <w:rPr>
          <w:color w:val="393939"/>
          <w:spacing w:val="-4"/>
        </w:rPr>
        <w:t xml:space="preserve"> </w:t>
      </w:r>
      <w:r>
        <w:rPr>
          <w:color w:val="393939"/>
        </w:rPr>
        <w:t>double</w:t>
      </w:r>
      <w:r>
        <w:rPr>
          <w:color w:val="393939"/>
          <w:spacing w:val="-1"/>
        </w:rPr>
        <w:t xml:space="preserve"> </w:t>
      </w:r>
      <w:r>
        <w:rPr>
          <w:color w:val="393939"/>
        </w:rPr>
        <w:t>quotes.</w:t>
      </w:r>
    </w:p>
    <w:p w:rsidR="00DA6855" w:rsidRDefault="00AF5842">
      <w:pPr>
        <w:pStyle w:val="BodyText"/>
        <w:spacing w:before="5"/>
        <w:rPr>
          <w:sz w:val="27"/>
        </w:rPr>
      </w:pPr>
      <w:r>
        <w:rPr>
          <w:noProof/>
        </w:rPr>
        <mc:AlternateContent>
          <mc:Choice Requires="wps">
            <w:drawing>
              <wp:anchor distT="0" distB="0" distL="0" distR="0" simplePos="0" relativeHeight="487591936" behindDoc="1" locked="0" layoutInCell="1" allowOverlap="1">
                <wp:simplePos x="0" y="0"/>
                <wp:positionH relativeFrom="page">
                  <wp:posOffset>688975</wp:posOffset>
                </wp:positionH>
                <wp:positionV relativeFrom="paragraph">
                  <wp:posOffset>215900</wp:posOffset>
                </wp:positionV>
                <wp:extent cx="6573520" cy="513715"/>
                <wp:effectExtent l="0" t="0" r="0" b="0"/>
                <wp:wrapTopAndBottom/>
                <wp:docPr id="113"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513715"/>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ind w:left="28" w:right="5245"/>
                              <w:rPr>
                                <w:rFonts w:ascii="Consolas"/>
                                <w:sz w:val="23"/>
                              </w:rPr>
                            </w:pPr>
                            <w:r>
                              <w:rPr>
                                <w:rFonts w:ascii="Consolas"/>
                                <w:color w:val="6F8090"/>
                                <w:sz w:val="23"/>
                              </w:rPr>
                              <w:t>// Replace with your network credentials</w:t>
                            </w:r>
                            <w:r>
                              <w:rPr>
                                <w:rFonts w:ascii="Consolas"/>
                                <w:color w:val="6F8090"/>
                                <w:spacing w:val="-124"/>
                                <w:sz w:val="23"/>
                              </w:rPr>
                              <w:t xml:space="preserve"> </w:t>
                            </w:r>
                            <w:proofErr w:type="spellStart"/>
                            <w:r>
                              <w:rPr>
                                <w:rFonts w:ascii="Consolas"/>
                                <w:color w:val="0077AA"/>
                                <w:sz w:val="23"/>
                              </w:rPr>
                              <w:t>const</w:t>
                            </w:r>
                            <w:proofErr w:type="spellEnd"/>
                            <w:r>
                              <w:rPr>
                                <w:rFonts w:ascii="Consolas"/>
                                <w:color w:val="0077AA"/>
                                <w:sz w:val="23"/>
                              </w:rPr>
                              <w:t xml:space="preserve"> char</w:t>
                            </w:r>
                            <w:r>
                              <w:rPr>
                                <w:rFonts w:ascii="Consolas"/>
                                <w:color w:val="9A6D39"/>
                                <w:sz w:val="23"/>
                              </w:rPr>
                              <w:t>*</w:t>
                            </w:r>
                            <w:r>
                              <w:rPr>
                                <w:rFonts w:ascii="Consolas"/>
                                <w:color w:val="9A6D39"/>
                                <w:spacing w:val="-2"/>
                                <w:sz w:val="23"/>
                              </w:rPr>
                              <w:t xml:space="preserve"> </w:t>
                            </w:r>
                            <w:proofErr w:type="spellStart"/>
                            <w:r>
                              <w:rPr>
                                <w:rFonts w:ascii="Consolas"/>
                                <w:sz w:val="23"/>
                              </w:rPr>
                              <w:t>ssid</w:t>
                            </w:r>
                            <w:proofErr w:type="spellEnd"/>
                            <w:r>
                              <w:rPr>
                                <w:rFonts w:ascii="Consolas"/>
                                <w:spacing w:val="-2"/>
                                <w:sz w:val="23"/>
                              </w:rPr>
                              <w:t xml:space="preserve"> </w:t>
                            </w:r>
                            <w:r>
                              <w:rPr>
                                <w:rFonts w:ascii="Consolas"/>
                                <w:color w:val="9A6D39"/>
                                <w:sz w:val="23"/>
                              </w:rPr>
                              <w:t>=</w:t>
                            </w:r>
                            <w:r>
                              <w:rPr>
                                <w:rFonts w:ascii="Consolas"/>
                                <w:color w:val="9A6D39"/>
                                <w:spacing w:val="-2"/>
                                <w:sz w:val="23"/>
                              </w:rPr>
                              <w:t xml:space="preserve"> </w:t>
                            </w:r>
                            <w:r>
                              <w:rPr>
                                <w:rFonts w:ascii="Consolas"/>
                                <w:color w:val="669900"/>
                                <w:sz w:val="23"/>
                              </w:rPr>
                              <w:t>"Your</w:t>
                            </w:r>
                            <w:r>
                              <w:rPr>
                                <w:rFonts w:ascii="Consolas"/>
                                <w:color w:val="669900"/>
                                <w:spacing w:val="1"/>
                                <w:sz w:val="23"/>
                              </w:rPr>
                              <w:t xml:space="preserve"> </w:t>
                            </w:r>
                            <w:r>
                              <w:rPr>
                                <w:rFonts w:ascii="Consolas"/>
                                <w:color w:val="669900"/>
                                <w:sz w:val="23"/>
                              </w:rPr>
                              <w:t>SSID"</w:t>
                            </w:r>
                            <w:r>
                              <w:rPr>
                                <w:rFonts w:ascii="Consolas"/>
                                <w:color w:val="999999"/>
                                <w:sz w:val="23"/>
                              </w:rPr>
                              <w:t>;</w:t>
                            </w:r>
                          </w:p>
                          <w:p w:rsidR="00660AD9" w:rsidRDefault="00660AD9">
                            <w:pPr>
                              <w:spacing w:line="268" w:lineRule="exact"/>
                              <w:ind w:left="28"/>
                              <w:rPr>
                                <w:rFonts w:ascii="Consolas"/>
                                <w:sz w:val="23"/>
                              </w:rPr>
                            </w:pPr>
                            <w:proofErr w:type="spellStart"/>
                            <w:r>
                              <w:rPr>
                                <w:rFonts w:ascii="Consolas"/>
                                <w:color w:val="0077AA"/>
                                <w:sz w:val="23"/>
                              </w:rPr>
                              <w:t>const</w:t>
                            </w:r>
                            <w:proofErr w:type="spellEnd"/>
                            <w:r>
                              <w:rPr>
                                <w:rFonts w:ascii="Consolas"/>
                                <w:color w:val="0077AA"/>
                                <w:spacing w:val="-1"/>
                                <w:sz w:val="23"/>
                              </w:rPr>
                              <w:t xml:space="preserve"> </w:t>
                            </w:r>
                            <w:r>
                              <w:rPr>
                                <w:rFonts w:ascii="Consolas"/>
                                <w:color w:val="0077AA"/>
                                <w:sz w:val="23"/>
                              </w:rPr>
                              <w:t>char</w:t>
                            </w:r>
                            <w:r>
                              <w:rPr>
                                <w:rFonts w:ascii="Consolas"/>
                                <w:color w:val="9A6D39"/>
                                <w:sz w:val="23"/>
                              </w:rPr>
                              <w:t>*</w:t>
                            </w:r>
                            <w:r>
                              <w:rPr>
                                <w:rFonts w:ascii="Consolas"/>
                                <w:color w:val="9A6D39"/>
                                <w:spacing w:val="-4"/>
                                <w:sz w:val="23"/>
                              </w:rPr>
                              <w:t xml:space="preserve"> </w:t>
                            </w:r>
                            <w:r>
                              <w:rPr>
                                <w:rFonts w:ascii="Consolas"/>
                                <w:sz w:val="23"/>
                              </w:rPr>
                              <w:t>password</w:t>
                            </w:r>
                            <w:r>
                              <w:rPr>
                                <w:rFonts w:ascii="Consolas"/>
                                <w:spacing w:val="-1"/>
                                <w:sz w:val="23"/>
                              </w:rPr>
                              <w:t xml:space="preserve"> </w:t>
                            </w:r>
                            <w:r>
                              <w:rPr>
                                <w:rFonts w:ascii="Consolas"/>
                                <w:color w:val="9A6D39"/>
                                <w:sz w:val="23"/>
                              </w:rPr>
                              <w:t>=</w:t>
                            </w:r>
                            <w:r>
                              <w:rPr>
                                <w:rFonts w:ascii="Consolas"/>
                                <w:color w:val="9A6D39"/>
                                <w:spacing w:val="-4"/>
                                <w:sz w:val="23"/>
                              </w:rPr>
                              <w:t xml:space="preserve"> </w:t>
                            </w:r>
                            <w:r>
                              <w:rPr>
                                <w:rFonts w:ascii="Consolas"/>
                                <w:color w:val="669900"/>
                                <w:sz w:val="23"/>
                              </w:rPr>
                              <w:t>"Your</w:t>
                            </w:r>
                            <w:r>
                              <w:rPr>
                                <w:rFonts w:ascii="Consolas"/>
                                <w:color w:val="669900"/>
                                <w:spacing w:val="-1"/>
                                <w:sz w:val="23"/>
                              </w:rPr>
                              <w:t xml:space="preserve"> </w:t>
                            </w:r>
                            <w:r>
                              <w:rPr>
                                <w:rFonts w:ascii="Consolas"/>
                                <w:color w:val="669900"/>
                                <w:sz w:val="23"/>
                              </w:rPr>
                              <w:t>PASSWORD"</w:t>
                            </w:r>
                            <w:r>
                              <w:rPr>
                                <w:rFonts w:ascii="Consolas"/>
                                <w:color w:val="999999"/>
                                <w:sz w:val="2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28" type="#_x0000_t202" style="position:absolute;margin-left:54.25pt;margin-top:17pt;width:517.6pt;height:40.4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" fillcolor="#f5f1ef" stroked="f">
                <v:textbox inset="0,0,0,0">
                  <w:txbxContent>
                    <w:p w:rsidR="00660AD9" w:rsidRDefault="00660AD9">
                      <w:pPr>
                        <w:ind w:left="28" w:right="5245"/>
                        <w:rPr>
                          <w:rFonts w:ascii="Consolas"/>
                          <w:sz w:val="23"/>
                        </w:rPr>
                      </w:pPr>
                      <w:r>
                        <w:rPr>
                          <w:rFonts w:ascii="Consolas"/>
                          <w:color w:val="6F8090"/>
                          <w:sz w:val="23"/>
                        </w:rPr>
                        <w:t>// Replace with your network credentials</w:t>
                      </w:r>
                      <w:r>
                        <w:rPr>
                          <w:rFonts w:ascii="Consolas"/>
                          <w:color w:val="6F8090"/>
                          <w:spacing w:val="-124"/>
                          <w:sz w:val="23"/>
                        </w:rPr>
                        <w:t xml:space="preserve"> </w:t>
                      </w:r>
                      <w:proofErr w:type="spellStart"/>
                      <w:r>
                        <w:rPr>
                          <w:rFonts w:ascii="Consolas"/>
                          <w:color w:val="0077AA"/>
                          <w:sz w:val="23"/>
                        </w:rPr>
                        <w:t>const</w:t>
                      </w:r>
                      <w:proofErr w:type="spellEnd"/>
                      <w:r>
                        <w:rPr>
                          <w:rFonts w:ascii="Consolas"/>
                          <w:color w:val="0077AA"/>
                          <w:sz w:val="23"/>
                        </w:rPr>
                        <w:t xml:space="preserve"> char</w:t>
                      </w:r>
                      <w:r>
                        <w:rPr>
                          <w:rFonts w:ascii="Consolas"/>
                          <w:color w:val="9A6D39"/>
                          <w:sz w:val="23"/>
                        </w:rPr>
                        <w:t>*</w:t>
                      </w:r>
                      <w:r>
                        <w:rPr>
                          <w:rFonts w:ascii="Consolas"/>
                          <w:color w:val="9A6D39"/>
                          <w:spacing w:val="-2"/>
                          <w:sz w:val="23"/>
                        </w:rPr>
                        <w:t xml:space="preserve"> </w:t>
                      </w:r>
                      <w:proofErr w:type="spellStart"/>
                      <w:r>
                        <w:rPr>
                          <w:rFonts w:ascii="Consolas"/>
                          <w:sz w:val="23"/>
                        </w:rPr>
                        <w:t>ssid</w:t>
                      </w:r>
                      <w:proofErr w:type="spellEnd"/>
                      <w:r>
                        <w:rPr>
                          <w:rFonts w:ascii="Consolas"/>
                          <w:spacing w:val="-2"/>
                          <w:sz w:val="23"/>
                        </w:rPr>
                        <w:t xml:space="preserve"> </w:t>
                      </w:r>
                      <w:r>
                        <w:rPr>
                          <w:rFonts w:ascii="Consolas"/>
                          <w:color w:val="9A6D39"/>
                          <w:sz w:val="23"/>
                        </w:rPr>
                        <w:t>=</w:t>
                      </w:r>
                      <w:r>
                        <w:rPr>
                          <w:rFonts w:ascii="Consolas"/>
                          <w:color w:val="9A6D39"/>
                          <w:spacing w:val="-2"/>
                          <w:sz w:val="23"/>
                        </w:rPr>
                        <w:t xml:space="preserve"> </w:t>
                      </w:r>
                      <w:r>
                        <w:rPr>
                          <w:rFonts w:ascii="Consolas"/>
                          <w:color w:val="669900"/>
                          <w:sz w:val="23"/>
                        </w:rPr>
                        <w:t>"Your</w:t>
                      </w:r>
                      <w:r>
                        <w:rPr>
                          <w:rFonts w:ascii="Consolas"/>
                          <w:color w:val="669900"/>
                          <w:spacing w:val="1"/>
                          <w:sz w:val="23"/>
                        </w:rPr>
                        <w:t xml:space="preserve"> </w:t>
                      </w:r>
                      <w:r>
                        <w:rPr>
                          <w:rFonts w:ascii="Consolas"/>
                          <w:color w:val="669900"/>
                          <w:sz w:val="23"/>
                        </w:rPr>
                        <w:t>SSID"</w:t>
                      </w:r>
                      <w:r>
                        <w:rPr>
                          <w:rFonts w:ascii="Consolas"/>
                          <w:color w:val="999999"/>
                          <w:sz w:val="23"/>
                        </w:rPr>
                        <w:t>;</w:t>
                      </w:r>
                    </w:p>
                    <w:p w:rsidR="00660AD9" w:rsidRDefault="00660AD9">
                      <w:pPr>
                        <w:spacing w:line="268" w:lineRule="exact"/>
                        <w:ind w:left="28"/>
                        <w:rPr>
                          <w:rFonts w:ascii="Consolas"/>
                          <w:sz w:val="23"/>
                        </w:rPr>
                      </w:pPr>
                      <w:proofErr w:type="spellStart"/>
                      <w:r>
                        <w:rPr>
                          <w:rFonts w:ascii="Consolas"/>
                          <w:color w:val="0077AA"/>
                          <w:sz w:val="23"/>
                        </w:rPr>
                        <w:t>const</w:t>
                      </w:r>
                      <w:proofErr w:type="spellEnd"/>
                      <w:r>
                        <w:rPr>
                          <w:rFonts w:ascii="Consolas"/>
                          <w:color w:val="0077AA"/>
                          <w:spacing w:val="-1"/>
                          <w:sz w:val="23"/>
                        </w:rPr>
                        <w:t xml:space="preserve"> </w:t>
                      </w:r>
                      <w:r>
                        <w:rPr>
                          <w:rFonts w:ascii="Consolas"/>
                          <w:color w:val="0077AA"/>
                          <w:sz w:val="23"/>
                        </w:rPr>
                        <w:t>char</w:t>
                      </w:r>
                      <w:r>
                        <w:rPr>
                          <w:rFonts w:ascii="Consolas"/>
                          <w:color w:val="9A6D39"/>
                          <w:sz w:val="23"/>
                        </w:rPr>
                        <w:t>*</w:t>
                      </w:r>
                      <w:r>
                        <w:rPr>
                          <w:rFonts w:ascii="Consolas"/>
                          <w:color w:val="9A6D39"/>
                          <w:spacing w:val="-4"/>
                          <w:sz w:val="23"/>
                        </w:rPr>
                        <w:t xml:space="preserve"> </w:t>
                      </w:r>
                      <w:r>
                        <w:rPr>
                          <w:rFonts w:ascii="Consolas"/>
                          <w:sz w:val="23"/>
                        </w:rPr>
                        <w:t>password</w:t>
                      </w:r>
                      <w:r>
                        <w:rPr>
                          <w:rFonts w:ascii="Consolas"/>
                          <w:spacing w:val="-1"/>
                          <w:sz w:val="23"/>
                        </w:rPr>
                        <w:t xml:space="preserve"> </w:t>
                      </w:r>
                      <w:r>
                        <w:rPr>
                          <w:rFonts w:ascii="Consolas"/>
                          <w:color w:val="9A6D39"/>
                          <w:sz w:val="23"/>
                        </w:rPr>
                        <w:t>=</w:t>
                      </w:r>
                      <w:r>
                        <w:rPr>
                          <w:rFonts w:ascii="Consolas"/>
                          <w:color w:val="9A6D39"/>
                          <w:spacing w:val="-4"/>
                          <w:sz w:val="23"/>
                        </w:rPr>
                        <w:t xml:space="preserve"> </w:t>
                      </w:r>
                      <w:r>
                        <w:rPr>
                          <w:rFonts w:ascii="Consolas"/>
                          <w:color w:val="669900"/>
                          <w:sz w:val="23"/>
                        </w:rPr>
                        <w:t>"Your</w:t>
                      </w:r>
                      <w:r>
                        <w:rPr>
                          <w:rFonts w:ascii="Consolas"/>
                          <w:color w:val="669900"/>
                          <w:spacing w:val="-1"/>
                          <w:sz w:val="23"/>
                        </w:rPr>
                        <w:t xml:space="preserve"> </w:t>
                      </w:r>
                      <w:r>
                        <w:rPr>
                          <w:rFonts w:ascii="Consolas"/>
                          <w:color w:val="669900"/>
                          <w:sz w:val="23"/>
                        </w:rPr>
                        <w:t>PASSWORD"</w:t>
                      </w:r>
                      <w:r>
                        <w:rPr>
                          <w:rFonts w:ascii="Consolas"/>
                          <w:color w:val="999999"/>
                          <w:sz w:val="23"/>
                        </w:rPr>
                        <w:t>;</w:t>
                      </w:r>
                    </w:p>
                  </w:txbxContent>
                </v:textbox>
                <w10:wrap type="topAndBottom" anchorx="page"/>
              </v:shape>
            </w:pict>
          </mc:Fallback>
        </mc:AlternateContent>
      </w:r>
    </w:p>
    <w:p w:rsidR="00DA6855" w:rsidRDefault="00DA6855">
      <w:pPr>
        <w:pStyle w:val="BodyText"/>
        <w:rPr>
          <w:sz w:val="20"/>
        </w:rPr>
      </w:pPr>
    </w:p>
    <w:p w:rsidR="00DA6855" w:rsidRDefault="00DA6855">
      <w:pPr>
        <w:pStyle w:val="BodyText"/>
        <w:spacing w:before="5"/>
        <w:rPr>
          <w:sz w:val="21"/>
        </w:rPr>
      </w:pPr>
    </w:p>
    <w:p w:rsidR="00DA6855" w:rsidRDefault="00660AD9">
      <w:pPr>
        <w:pStyle w:val="BodyText"/>
        <w:spacing w:before="94"/>
        <w:ind w:left="213"/>
      </w:pPr>
      <w:r>
        <w:rPr>
          <w:color w:val="393939"/>
        </w:rPr>
        <w:t>Then, you</w:t>
      </w:r>
      <w:r>
        <w:rPr>
          <w:color w:val="393939"/>
          <w:spacing w:val="-1"/>
        </w:rPr>
        <w:t xml:space="preserve"> </w:t>
      </w:r>
      <w:r>
        <w:rPr>
          <w:color w:val="393939"/>
        </w:rPr>
        <w:t>set</w:t>
      </w:r>
      <w:r>
        <w:rPr>
          <w:color w:val="393939"/>
          <w:spacing w:val="1"/>
        </w:rPr>
        <w:t xml:space="preserve"> </w:t>
      </w:r>
      <w:r>
        <w:rPr>
          <w:color w:val="393939"/>
        </w:rPr>
        <w:t>your web</w:t>
      </w:r>
      <w:r>
        <w:rPr>
          <w:color w:val="393939"/>
          <w:spacing w:val="-3"/>
        </w:rPr>
        <w:t xml:space="preserve"> </w:t>
      </w:r>
      <w:r>
        <w:rPr>
          <w:color w:val="393939"/>
        </w:rPr>
        <w:t>server</w:t>
      </w:r>
      <w:r>
        <w:rPr>
          <w:color w:val="393939"/>
          <w:spacing w:val="-1"/>
        </w:rPr>
        <w:t xml:space="preserve"> </w:t>
      </w:r>
      <w:r>
        <w:rPr>
          <w:color w:val="393939"/>
        </w:rPr>
        <w:t>to</w:t>
      </w:r>
      <w:r>
        <w:rPr>
          <w:color w:val="393939"/>
          <w:spacing w:val="-3"/>
        </w:rPr>
        <w:t xml:space="preserve"> </w:t>
      </w:r>
      <w:r>
        <w:rPr>
          <w:color w:val="393939"/>
        </w:rPr>
        <w:t>port</w:t>
      </w:r>
      <w:r>
        <w:rPr>
          <w:color w:val="393939"/>
          <w:spacing w:val="1"/>
        </w:rPr>
        <w:t xml:space="preserve"> </w:t>
      </w:r>
      <w:r>
        <w:rPr>
          <w:color w:val="393939"/>
        </w:rPr>
        <w:t>80.</w:t>
      </w:r>
    </w:p>
    <w:p w:rsidR="00DA6855" w:rsidRDefault="00AF5842">
      <w:pPr>
        <w:pStyle w:val="BodyText"/>
        <w:ind w:left="184"/>
        <w:rPr>
          <w:sz w:val="20"/>
        </w:rPr>
      </w:pPr>
      <w:r>
        <w:rPr>
          <w:noProof/>
          <w:sz w:val="20"/>
        </w:rPr>
        <mc:AlternateContent>
          <mc:Choice Requires="wps">
            <w:drawing>
              <wp:inline distT="0" distB="0" distL="0" distR="0">
                <wp:extent cx="6573520" cy="343535"/>
                <wp:effectExtent l="2540" t="0" r="0" b="3175"/>
                <wp:docPr id="11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343535"/>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ind w:left="28" w:right="5878"/>
                              <w:rPr>
                                <w:rFonts w:ascii="Consolas"/>
                                <w:sz w:val="23"/>
                              </w:rPr>
                            </w:pPr>
                            <w:r>
                              <w:rPr>
                                <w:rFonts w:ascii="Consolas"/>
                                <w:color w:val="6F8090"/>
                                <w:sz w:val="23"/>
                              </w:rPr>
                              <w:t>// Set web server port number to 80</w:t>
                            </w:r>
                            <w:r>
                              <w:rPr>
                                <w:rFonts w:ascii="Consolas"/>
                                <w:color w:val="6F8090"/>
                                <w:spacing w:val="-124"/>
                                <w:sz w:val="23"/>
                              </w:rPr>
                              <w:t xml:space="preserve"> </w:t>
                            </w:r>
                            <w:proofErr w:type="spellStart"/>
                            <w:r>
                              <w:rPr>
                                <w:rFonts w:ascii="Consolas"/>
                                <w:sz w:val="23"/>
                              </w:rPr>
                              <w:t>WiFiServer</w:t>
                            </w:r>
                            <w:proofErr w:type="spellEnd"/>
                            <w:r>
                              <w:rPr>
                                <w:rFonts w:ascii="Consolas"/>
                                <w:spacing w:val="-1"/>
                                <w:sz w:val="23"/>
                              </w:rPr>
                              <w:t xml:space="preserve"> </w:t>
                            </w:r>
                            <w:proofErr w:type="gramStart"/>
                            <w:r>
                              <w:rPr>
                                <w:rFonts w:ascii="Consolas"/>
                                <w:color w:val="DD4968"/>
                                <w:sz w:val="23"/>
                              </w:rPr>
                              <w:t>server</w:t>
                            </w:r>
                            <w:r>
                              <w:rPr>
                                <w:rFonts w:ascii="Consolas"/>
                                <w:color w:val="999999"/>
                                <w:sz w:val="23"/>
                              </w:rPr>
                              <w:t>(</w:t>
                            </w:r>
                            <w:proofErr w:type="gramEnd"/>
                            <w:r>
                              <w:rPr>
                                <w:rFonts w:ascii="Consolas"/>
                                <w:color w:val="990054"/>
                                <w:sz w:val="23"/>
                              </w:rPr>
                              <w:t>80</w:t>
                            </w:r>
                            <w:r>
                              <w:rPr>
                                <w:rFonts w:ascii="Consolas"/>
                                <w:color w:val="999999"/>
                                <w:sz w:val="23"/>
                              </w:rPr>
                              <w:t>);</w:t>
                            </w:r>
                          </w:p>
                        </w:txbxContent>
                      </wps:txbx>
                      <wps:bodyPr rot="0" vert="horz" wrap="square" lIns="0" tIns="0" rIns="0" bIns="0" anchor="t" anchorCtr="0" upright="1">
                        <a:noAutofit/>
                      </wps:bodyPr>
                    </wps:wsp>
                  </a:graphicData>
                </a:graphic>
              </wp:inline>
            </w:drawing>
          </mc:Choice>
          <mc:Fallback>
            <w:pict>
              <v:shape id="Text Box 154" o:spid="_x0000_s1029" type="#_x0000_t202" style="width:517.6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" fillcolor="#f5f1ef" stroked="f">
                <v:textbox inset="0,0,0,0">
                  <w:txbxContent>
                    <w:p w:rsidR="00660AD9" w:rsidRDefault="00660AD9">
                      <w:pPr>
                        <w:ind w:left="28" w:right="5878"/>
                        <w:rPr>
                          <w:rFonts w:ascii="Consolas"/>
                          <w:sz w:val="23"/>
                        </w:rPr>
                      </w:pPr>
                      <w:r>
                        <w:rPr>
                          <w:rFonts w:ascii="Consolas"/>
                          <w:color w:val="6F8090"/>
                          <w:sz w:val="23"/>
                        </w:rPr>
                        <w:t>// Set web server port number to 80</w:t>
                      </w:r>
                      <w:r>
                        <w:rPr>
                          <w:rFonts w:ascii="Consolas"/>
                          <w:color w:val="6F8090"/>
                          <w:spacing w:val="-124"/>
                          <w:sz w:val="23"/>
                        </w:rPr>
                        <w:t xml:space="preserve"> </w:t>
                      </w:r>
                      <w:proofErr w:type="spellStart"/>
                      <w:r>
                        <w:rPr>
                          <w:rFonts w:ascii="Consolas"/>
                          <w:sz w:val="23"/>
                        </w:rPr>
                        <w:t>WiFiServer</w:t>
                      </w:r>
                      <w:proofErr w:type="spellEnd"/>
                      <w:r>
                        <w:rPr>
                          <w:rFonts w:ascii="Consolas"/>
                          <w:spacing w:val="-1"/>
                          <w:sz w:val="23"/>
                        </w:rPr>
                        <w:t xml:space="preserve"> </w:t>
                      </w:r>
                      <w:proofErr w:type="gramStart"/>
                      <w:r>
                        <w:rPr>
                          <w:rFonts w:ascii="Consolas"/>
                          <w:color w:val="DD4968"/>
                          <w:sz w:val="23"/>
                        </w:rPr>
                        <w:t>server</w:t>
                      </w:r>
                      <w:r>
                        <w:rPr>
                          <w:rFonts w:ascii="Consolas"/>
                          <w:color w:val="999999"/>
                          <w:sz w:val="23"/>
                        </w:rPr>
                        <w:t>(</w:t>
                      </w:r>
                      <w:proofErr w:type="gramEnd"/>
                      <w:r>
                        <w:rPr>
                          <w:rFonts w:ascii="Consolas"/>
                          <w:color w:val="990054"/>
                          <w:sz w:val="23"/>
                        </w:rPr>
                        <w:t>80</w:t>
                      </w:r>
                      <w:r>
                        <w:rPr>
                          <w:rFonts w:ascii="Consolas"/>
                          <w:color w:val="999999"/>
                          <w:sz w:val="23"/>
                        </w:rPr>
                        <w:t>);</w:t>
                      </w:r>
                    </w:p>
                  </w:txbxContent>
                </v:textbox>
                <w10:anchorlock/>
              </v:shape>
            </w:pict>
          </mc:Fallback>
        </mc:AlternateContent>
      </w:r>
    </w:p>
    <w:p w:rsidR="00DA6855" w:rsidRDefault="00DA6855">
      <w:pPr>
        <w:pStyle w:val="BodyText"/>
        <w:rPr>
          <w:sz w:val="20"/>
        </w:rPr>
      </w:pPr>
    </w:p>
    <w:p w:rsidR="00DA6855" w:rsidRDefault="00DA6855">
      <w:pPr>
        <w:pStyle w:val="BodyText"/>
        <w:spacing w:before="2"/>
        <w:rPr>
          <w:sz w:val="20"/>
        </w:rPr>
      </w:pPr>
    </w:p>
    <w:p w:rsidR="00DA6855" w:rsidRDefault="00660AD9">
      <w:pPr>
        <w:pStyle w:val="BodyText"/>
        <w:spacing w:before="94" w:after="4"/>
        <w:ind w:left="213"/>
      </w:pPr>
      <w:r>
        <w:rPr>
          <w:color w:val="393939"/>
        </w:rPr>
        <w:t>The</w:t>
      </w:r>
      <w:r>
        <w:rPr>
          <w:color w:val="393939"/>
          <w:spacing w:val="-6"/>
        </w:rPr>
        <w:t xml:space="preserve"> </w:t>
      </w:r>
      <w:r>
        <w:rPr>
          <w:color w:val="393939"/>
        </w:rPr>
        <w:t>following</w:t>
      </w:r>
      <w:r>
        <w:rPr>
          <w:color w:val="393939"/>
          <w:spacing w:val="1"/>
        </w:rPr>
        <w:t xml:space="preserve"> </w:t>
      </w:r>
      <w:r>
        <w:rPr>
          <w:color w:val="393939"/>
        </w:rPr>
        <w:t>line creates a variable</w:t>
      </w:r>
      <w:r>
        <w:rPr>
          <w:color w:val="393939"/>
          <w:spacing w:val="-1"/>
        </w:rPr>
        <w:t xml:space="preserve"> </w:t>
      </w:r>
      <w:r>
        <w:rPr>
          <w:color w:val="393939"/>
        </w:rPr>
        <w:t>to</w:t>
      </w:r>
      <w:r>
        <w:rPr>
          <w:color w:val="393939"/>
          <w:spacing w:val="-3"/>
        </w:rPr>
        <w:t xml:space="preserve"> </w:t>
      </w:r>
      <w:r>
        <w:rPr>
          <w:color w:val="393939"/>
        </w:rPr>
        <w:t>store</w:t>
      </w:r>
      <w:r>
        <w:rPr>
          <w:color w:val="393939"/>
          <w:spacing w:val="-2"/>
        </w:rPr>
        <w:t xml:space="preserve"> </w:t>
      </w:r>
      <w:r>
        <w:rPr>
          <w:color w:val="393939"/>
        </w:rPr>
        <w:t>the</w:t>
      </w:r>
      <w:r>
        <w:rPr>
          <w:color w:val="393939"/>
          <w:spacing w:val="-6"/>
        </w:rPr>
        <w:t xml:space="preserve"> </w:t>
      </w:r>
      <w:r>
        <w:rPr>
          <w:color w:val="393939"/>
        </w:rPr>
        <w:t>header</w:t>
      </w:r>
      <w:r>
        <w:rPr>
          <w:color w:val="393939"/>
          <w:spacing w:val="1"/>
        </w:rPr>
        <w:t xml:space="preserve"> </w:t>
      </w:r>
      <w:r>
        <w:rPr>
          <w:color w:val="393939"/>
        </w:rPr>
        <w:t>of</w:t>
      </w:r>
      <w:r>
        <w:rPr>
          <w:color w:val="393939"/>
          <w:spacing w:val="-2"/>
        </w:rPr>
        <w:t xml:space="preserve"> </w:t>
      </w:r>
      <w:r>
        <w:rPr>
          <w:color w:val="393939"/>
        </w:rPr>
        <w:t>the HTTP</w:t>
      </w:r>
      <w:r>
        <w:rPr>
          <w:color w:val="393939"/>
          <w:spacing w:val="-3"/>
        </w:rPr>
        <w:t xml:space="preserve"> </w:t>
      </w:r>
      <w:r>
        <w:rPr>
          <w:color w:val="393939"/>
        </w:rPr>
        <w:t>request:</w:t>
      </w:r>
    </w:p>
    <w:p w:rsidR="00DA6855" w:rsidRDefault="00AF5842">
      <w:pPr>
        <w:pStyle w:val="BodyText"/>
        <w:ind w:left="184"/>
        <w:rPr>
          <w:sz w:val="20"/>
        </w:rPr>
      </w:pPr>
      <w:r>
        <w:rPr>
          <w:noProof/>
          <w:sz w:val="20"/>
        </w:rPr>
        <mc:AlternateContent>
          <mc:Choice Requires="wps">
            <w:drawing>
              <wp:inline distT="0" distB="0" distL="0" distR="0">
                <wp:extent cx="6573520" cy="341630"/>
                <wp:effectExtent l="2540" t="0" r="0" b="2540"/>
                <wp:docPr id="111"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341630"/>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ind w:left="28" w:right="5625"/>
                              <w:rPr>
                                <w:rFonts w:ascii="Consolas"/>
                                <w:sz w:val="23"/>
                              </w:rPr>
                            </w:pPr>
                            <w:r>
                              <w:rPr>
                                <w:rFonts w:ascii="Consolas"/>
                                <w:color w:val="6F8090"/>
                                <w:sz w:val="23"/>
                              </w:rPr>
                              <w:t>// Variable to store the HTTP request</w:t>
                            </w:r>
                            <w:r>
                              <w:rPr>
                                <w:rFonts w:ascii="Consolas"/>
                                <w:color w:val="6F8090"/>
                                <w:spacing w:val="-124"/>
                                <w:sz w:val="23"/>
                              </w:rPr>
                              <w:t xml:space="preserve"> </w:t>
                            </w:r>
                            <w:r>
                              <w:rPr>
                                <w:rFonts w:ascii="Consolas"/>
                                <w:sz w:val="23"/>
                              </w:rPr>
                              <w:t>String</w:t>
                            </w:r>
                            <w:r>
                              <w:rPr>
                                <w:rFonts w:ascii="Consolas"/>
                                <w:spacing w:val="1"/>
                                <w:sz w:val="23"/>
                              </w:rPr>
                              <w:t xml:space="preserve"> </w:t>
                            </w:r>
                            <w:r>
                              <w:rPr>
                                <w:rFonts w:ascii="Consolas"/>
                                <w:sz w:val="23"/>
                              </w:rPr>
                              <w:t>header</w:t>
                            </w:r>
                            <w:r>
                              <w:rPr>
                                <w:rFonts w:ascii="Consolas"/>
                                <w:color w:val="999999"/>
                                <w:sz w:val="23"/>
                              </w:rPr>
                              <w:t>;</w:t>
                            </w:r>
                          </w:p>
                        </w:txbxContent>
                      </wps:txbx>
                      <wps:bodyPr rot="0" vert="horz" wrap="square" lIns="0" tIns="0" rIns="0" bIns="0" anchor="t" anchorCtr="0" upright="1">
                        <a:noAutofit/>
                      </wps:bodyPr>
                    </wps:wsp>
                  </a:graphicData>
                </a:graphic>
              </wp:inline>
            </w:drawing>
          </mc:Choice>
          <mc:Fallback>
            <w:pict>
              <v:shape id="Text Box 153" o:spid="_x0000_s1030" type="#_x0000_t202" style="width:517.6pt;height:2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" fillcolor="#f5f1ef" stroked="f">
                <v:textbox inset="0,0,0,0">
                  <w:txbxContent>
                    <w:p w:rsidR="00660AD9" w:rsidRDefault="00660AD9">
                      <w:pPr>
                        <w:ind w:left="28" w:right="5625"/>
                        <w:rPr>
                          <w:rFonts w:ascii="Consolas"/>
                          <w:sz w:val="23"/>
                        </w:rPr>
                      </w:pPr>
                      <w:r>
                        <w:rPr>
                          <w:rFonts w:ascii="Consolas"/>
                          <w:color w:val="6F8090"/>
                          <w:sz w:val="23"/>
                        </w:rPr>
                        <w:t>// Variable to store the HTTP request</w:t>
                      </w:r>
                      <w:r>
                        <w:rPr>
                          <w:rFonts w:ascii="Consolas"/>
                          <w:color w:val="6F8090"/>
                          <w:spacing w:val="-124"/>
                          <w:sz w:val="23"/>
                        </w:rPr>
                        <w:t xml:space="preserve"> </w:t>
                      </w:r>
                      <w:r>
                        <w:rPr>
                          <w:rFonts w:ascii="Consolas"/>
                          <w:sz w:val="23"/>
                        </w:rPr>
                        <w:t>String</w:t>
                      </w:r>
                      <w:r>
                        <w:rPr>
                          <w:rFonts w:ascii="Consolas"/>
                          <w:spacing w:val="1"/>
                          <w:sz w:val="23"/>
                        </w:rPr>
                        <w:t xml:space="preserve"> </w:t>
                      </w:r>
                      <w:r>
                        <w:rPr>
                          <w:rFonts w:ascii="Consolas"/>
                          <w:sz w:val="23"/>
                        </w:rPr>
                        <w:t>header</w:t>
                      </w:r>
                      <w:r>
                        <w:rPr>
                          <w:rFonts w:ascii="Consolas"/>
                          <w:color w:val="999999"/>
                          <w:sz w:val="23"/>
                        </w:rPr>
                        <w:t>;</w:t>
                      </w:r>
                    </w:p>
                  </w:txbxContent>
                </v:textbox>
                <w10:anchorlock/>
              </v:shape>
            </w:pict>
          </mc:Fallback>
        </mc:AlternateContent>
      </w:r>
    </w:p>
    <w:p w:rsidR="00DA6855" w:rsidRDefault="00DA6855">
      <w:pPr>
        <w:rPr>
          <w:sz w:val="20"/>
        </w:rPr>
        <w:sectPr w:rsidR="00DA6855">
          <w:headerReference w:type="default" r:id="rId26"/>
          <w:footerReference w:type="default" r:id="rId27"/>
          <w:pgSz w:w="11910" w:h="16840"/>
          <w:pgMar w:top="1420" w:right="260" w:bottom="1420" w:left="900" w:header="758" w:footer="1236" w:gutter="0"/>
          <w:cols w:space="720"/>
        </w:sectPr>
      </w:pPr>
    </w:p>
    <w:p w:rsidR="00DA6855" w:rsidRDefault="00AF5842">
      <w:pPr>
        <w:pStyle w:val="BodyText"/>
        <w:spacing w:before="128"/>
        <w:ind w:left="213" w:right="832"/>
      </w:pPr>
      <w:r>
        <w:rPr>
          <w:noProof/>
        </w:rPr>
        <w:lastRenderedPageBreak/>
        <mc:AlternateContent>
          <mc:Choice Requires="wps">
            <w:drawing>
              <wp:anchor distT="0" distB="0" distL="114300" distR="114300" simplePos="0" relativeHeight="486788608" behindDoc="1" locked="0" layoutInCell="1" allowOverlap="1">
                <wp:simplePos x="0" y="0"/>
                <wp:positionH relativeFrom="page">
                  <wp:posOffset>636905</wp:posOffset>
                </wp:positionH>
                <wp:positionV relativeFrom="page">
                  <wp:posOffset>914400</wp:posOffset>
                </wp:positionV>
                <wp:extent cx="6677025" cy="8775065"/>
                <wp:effectExtent l="0" t="0" r="0" b="0"/>
                <wp:wrapNone/>
                <wp:docPr id="110" name="Freeform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7025" cy="8775065"/>
                        </a:xfrm>
                        <a:custGeom>
                          <a:avLst/>
                          <a:gdLst>
                            <a:gd name="T0" fmla="+- 0 11518 1003"/>
                            <a:gd name="T1" fmla="*/ T0 w 10515"/>
                            <a:gd name="T2" fmla="+- 0 1440 1440"/>
                            <a:gd name="T3" fmla="*/ 1440 h 13819"/>
                            <a:gd name="T4" fmla="+- 0 11498 1003"/>
                            <a:gd name="T5" fmla="*/ T4 w 10515"/>
                            <a:gd name="T6" fmla="+- 0 1440 1440"/>
                            <a:gd name="T7" fmla="*/ 1440 h 13819"/>
                            <a:gd name="T8" fmla="+- 0 11498 1003"/>
                            <a:gd name="T9" fmla="*/ T8 w 10515"/>
                            <a:gd name="T10" fmla="+- 0 1459 1440"/>
                            <a:gd name="T11" fmla="*/ 1459 h 13819"/>
                            <a:gd name="T12" fmla="+- 0 11498 1003"/>
                            <a:gd name="T13" fmla="*/ T12 w 10515"/>
                            <a:gd name="T14" fmla="+- 0 1560 1440"/>
                            <a:gd name="T15" fmla="*/ 1560 h 13819"/>
                            <a:gd name="T16" fmla="+- 0 11498 1003"/>
                            <a:gd name="T17" fmla="*/ T16 w 10515"/>
                            <a:gd name="T18" fmla="+- 0 15240 1440"/>
                            <a:gd name="T19" fmla="*/ 15240 h 13819"/>
                            <a:gd name="T20" fmla="+- 0 1022 1003"/>
                            <a:gd name="T21" fmla="*/ T20 w 10515"/>
                            <a:gd name="T22" fmla="+- 0 15240 1440"/>
                            <a:gd name="T23" fmla="*/ 15240 h 13819"/>
                            <a:gd name="T24" fmla="+- 0 1022 1003"/>
                            <a:gd name="T25" fmla="*/ T24 w 10515"/>
                            <a:gd name="T26" fmla="+- 0 1560 1440"/>
                            <a:gd name="T27" fmla="*/ 1560 h 13819"/>
                            <a:gd name="T28" fmla="+- 0 1022 1003"/>
                            <a:gd name="T29" fmla="*/ T28 w 10515"/>
                            <a:gd name="T30" fmla="+- 0 1459 1440"/>
                            <a:gd name="T31" fmla="*/ 1459 h 13819"/>
                            <a:gd name="T32" fmla="+- 0 11498 1003"/>
                            <a:gd name="T33" fmla="*/ T32 w 10515"/>
                            <a:gd name="T34" fmla="+- 0 1459 1440"/>
                            <a:gd name="T35" fmla="*/ 1459 h 13819"/>
                            <a:gd name="T36" fmla="+- 0 11498 1003"/>
                            <a:gd name="T37" fmla="*/ T36 w 10515"/>
                            <a:gd name="T38" fmla="+- 0 1440 1440"/>
                            <a:gd name="T39" fmla="*/ 1440 h 13819"/>
                            <a:gd name="T40" fmla="+- 0 1022 1003"/>
                            <a:gd name="T41" fmla="*/ T40 w 10515"/>
                            <a:gd name="T42" fmla="+- 0 1440 1440"/>
                            <a:gd name="T43" fmla="*/ 1440 h 13819"/>
                            <a:gd name="T44" fmla="+- 0 1003 1003"/>
                            <a:gd name="T45" fmla="*/ T44 w 10515"/>
                            <a:gd name="T46" fmla="+- 0 1440 1440"/>
                            <a:gd name="T47" fmla="*/ 1440 h 13819"/>
                            <a:gd name="T48" fmla="+- 0 1003 1003"/>
                            <a:gd name="T49" fmla="*/ T48 w 10515"/>
                            <a:gd name="T50" fmla="+- 0 15259 1440"/>
                            <a:gd name="T51" fmla="*/ 15259 h 13819"/>
                            <a:gd name="T52" fmla="+- 0 1022 1003"/>
                            <a:gd name="T53" fmla="*/ T52 w 10515"/>
                            <a:gd name="T54" fmla="+- 0 15259 1440"/>
                            <a:gd name="T55" fmla="*/ 15259 h 13819"/>
                            <a:gd name="T56" fmla="+- 0 11498 1003"/>
                            <a:gd name="T57" fmla="*/ T56 w 10515"/>
                            <a:gd name="T58" fmla="+- 0 15259 1440"/>
                            <a:gd name="T59" fmla="*/ 15259 h 13819"/>
                            <a:gd name="T60" fmla="+- 0 11518 1003"/>
                            <a:gd name="T61" fmla="*/ T60 w 10515"/>
                            <a:gd name="T62" fmla="+- 0 15259 1440"/>
                            <a:gd name="T63" fmla="*/ 15259 h 13819"/>
                            <a:gd name="T64" fmla="+- 0 11518 1003"/>
                            <a:gd name="T65" fmla="*/ T64 w 10515"/>
                            <a:gd name="T66" fmla="+- 0 15240 1440"/>
                            <a:gd name="T67" fmla="*/ 15240 h 13819"/>
                            <a:gd name="T68" fmla="+- 0 11518 1003"/>
                            <a:gd name="T69" fmla="*/ T68 w 10515"/>
                            <a:gd name="T70" fmla="+- 0 1560 1440"/>
                            <a:gd name="T71" fmla="*/ 1560 h 13819"/>
                            <a:gd name="T72" fmla="+- 0 11518 1003"/>
                            <a:gd name="T73" fmla="*/ T72 w 10515"/>
                            <a:gd name="T74" fmla="+- 0 1459 1440"/>
                            <a:gd name="T75" fmla="*/ 1459 h 13819"/>
                            <a:gd name="T76" fmla="+- 0 11518 1003"/>
                            <a:gd name="T77" fmla="*/ T76 w 10515"/>
                            <a:gd name="T78" fmla="+- 0 1440 1440"/>
                            <a:gd name="T79" fmla="*/ 1440 h 138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5" h="13819">
                              <a:moveTo>
                                <a:pt x="10515" y="0"/>
                              </a:moveTo>
                              <a:lnTo>
                                <a:pt x="10495" y="0"/>
                              </a:lnTo>
                              <a:lnTo>
                                <a:pt x="10495" y="19"/>
                              </a:lnTo>
                              <a:lnTo>
                                <a:pt x="10495" y="120"/>
                              </a:lnTo>
                              <a:lnTo>
                                <a:pt x="10495" y="13800"/>
                              </a:lnTo>
                              <a:lnTo>
                                <a:pt x="19" y="13800"/>
                              </a:lnTo>
                              <a:lnTo>
                                <a:pt x="19" y="120"/>
                              </a:lnTo>
                              <a:lnTo>
                                <a:pt x="19" y="19"/>
                              </a:lnTo>
                              <a:lnTo>
                                <a:pt x="10495" y="19"/>
                              </a:lnTo>
                              <a:lnTo>
                                <a:pt x="10495" y="0"/>
                              </a:lnTo>
                              <a:lnTo>
                                <a:pt x="19" y="0"/>
                              </a:lnTo>
                              <a:lnTo>
                                <a:pt x="0" y="0"/>
                              </a:lnTo>
                              <a:lnTo>
                                <a:pt x="0" y="13819"/>
                              </a:lnTo>
                              <a:lnTo>
                                <a:pt x="19" y="13819"/>
                              </a:lnTo>
                              <a:lnTo>
                                <a:pt x="10495" y="13819"/>
                              </a:lnTo>
                              <a:lnTo>
                                <a:pt x="10515" y="13819"/>
                              </a:lnTo>
                              <a:lnTo>
                                <a:pt x="10515" y="13800"/>
                              </a:lnTo>
                              <a:lnTo>
                                <a:pt x="10515" y="120"/>
                              </a:lnTo>
                              <a:lnTo>
                                <a:pt x="10515" y="19"/>
                              </a:lnTo>
                              <a:lnTo>
                                <a:pt x="105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3E29F" id="Freeform 107" o:spid="_x0000_s1026" style="position:absolute;margin-left:50.15pt;margin-top:1in;width:525.75pt;height:690.95pt;z-index:-165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5,13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" path="m10515,r-20,l10495,19r,101l10495,13800r-10476,l19,120,19,19r10476,l10495,,19,,,,,13819r19,l10495,13819r20,l10515,13800r,-13680l10515,19r,-19xe" fillcolor="black" stroked="f">
                <v:path arrowok="t" o:connecttype="custom" o:connectlocs="6677025,914400;6664325,914400;6664325,926465;6664325,990600;6664325,9677400;12065,9677400;12065,990600;12065,926465;6664325,926465;6664325,914400;12065,914400;0,914400;0,9689465;12065,9689465;6664325,9689465;6677025,9689465;6677025,9677400;6677025,990600;6677025,926465;6677025,914400" o:connectangles="0,0,0,0,0,0,0,0,0,0,0,0,0,0,0,0,0,0,0,0"/>
                <w10:wrap anchorx="page" anchory="page"/>
              </v:shape>
            </w:pict>
          </mc:Fallback>
        </mc:AlternateContent>
      </w:r>
      <w:r w:rsidR="00660AD9">
        <w:rPr>
          <w:color w:val="393939"/>
        </w:rPr>
        <w:t xml:space="preserve">Next, you create </w:t>
      </w:r>
      <w:proofErr w:type="spellStart"/>
      <w:r w:rsidR="00660AD9">
        <w:rPr>
          <w:color w:val="393939"/>
        </w:rPr>
        <w:t>auxiliar</w:t>
      </w:r>
      <w:proofErr w:type="spellEnd"/>
      <w:r w:rsidR="00660AD9">
        <w:rPr>
          <w:color w:val="393939"/>
        </w:rPr>
        <w:t xml:space="preserve"> variables to store the current state of your outputs. If you want to add more</w:t>
      </w:r>
      <w:r w:rsidR="00660AD9">
        <w:rPr>
          <w:color w:val="393939"/>
          <w:spacing w:val="-59"/>
        </w:rPr>
        <w:t xml:space="preserve"> </w:t>
      </w:r>
      <w:r w:rsidR="00660AD9">
        <w:rPr>
          <w:color w:val="393939"/>
        </w:rPr>
        <w:t>outputs</w:t>
      </w:r>
      <w:r w:rsidR="00660AD9">
        <w:rPr>
          <w:color w:val="393939"/>
          <w:spacing w:val="-3"/>
        </w:rPr>
        <w:t xml:space="preserve"> </w:t>
      </w:r>
      <w:r w:rsidR="00660AD9">
        <w:rPr>
          <w:color w:val="393939"/>
        </w:rPr>
        <w:t>and</w:t>
      </w:r>
      <w:r w:rsidR="00660AD9">
        <w:rPr>
          <w:color w:val="393939"/>
          <w:spacing w:val="-2"/>
        </w:rPr>
        <w:t xml:space="preserve"> </w:t>
      </w:r>
      <w:r w:rsidR="00660AD9">
        <w:rPr>
          <w:color w:val="393939"/>
        </w:rPr>
        <w:t>save its</w:t>
      </w:r>
      <w:r w:rsidR="00660AD9">
        <w:rPr>
          <w:color w:val="393939"/>
          <w:spacing w:val="1"/>
        </w:rPr>
        <w:t xml:space="preserve"> </w:t>
      </w:r>
      <w:r w:rsidR="00660AD9">
        <w:rPr>
          <w:color w:val="393939"/>
        </w:rPr>
        <w:t>state,</w:t>
      </w:r>
      <w:r w:rsidR="00660AD9">
        <w:rPr>
          <w:color w:val="393939"/>
          <w:spacing w:val="1"/>
        </w:rPr>
        <w:t xml:space="preserve"> </w:t>
      </w:r>
      <w:r w:rsidR="00660AD9">
        <w:rPr>
          <w:color w:val="393939"/>
        </w:rPr>
        <w:t>you need</w:t>
      </w:r>
      <w:r w:rsidR="00660AD9">
        <w:rPr>
          <w:color w:val="393939"/>
          <w:spacing w:val="-2"/>
        </w:rPr>
        <w:t xml:space="preserve"> </w:t>
      </w:r>
      <w:r w:rsidR="00660AD9">
        <w:rPr>
          <w:color w:val="393939"/>
        </w:rPr>
        <w:t>to</w:t>
      </w:r>
      <w:r w:rsidR="00660AD9">
        <w:rPr>
          <w:color w:val="393939"/>
          <w:spacing w:val="-2"/>
        </w:rPr>
        <w:t xml:space="preserve"> </w:t>
      </w:r>
      <w:r w:rsidR="00660AD9">
        <w:rPr>
          <w:color w:val="393939"/>
        </w:rPr>
        <w:t>create</w:t>
      </w:r>
      <w:r w:rsidR="00660AD9">
        <w:rPr>
          <w:color w:val="393939"/>
          <w:spacing w:val="-2"/>
        </w:rPr>
        <w:t xml:space="preserve"> </w:t>
      </w:r>
      <w:r w:rsidR="00660AD9">
        <w:rPr>
          <w:color w:val="393939"/>
        </w:rPr>
        <w:t>more variables.</w:t>
      </w:r>
    </w:p>
    <w:p w:rsidR="00DA6855" w:rsidRDefault="00AF5842">
      <w:pPr>
        <w:pStyle w:val="BodyText"/>
        <w:spacing w:before="4"/>
        <w:rPr>
          <w:sz w:val="27"/>
        </w:rPr>
      </w:pPr>
      <w:r>
        <w:rPr>
          <w:noProof/>
        </w:rPr>
        <mc:AlternateContent>
          <mc:Choice Requires="wps">
            <w:drawing>
              <wp:anchor distT="0" distB="0" distL="0" distR="0" simplePos="0" relativeHeight="487593984" behindDoc="1" locked="0" layoutInCell="1" allowOverlap="1">
                <wp:simplePos x="0" y="0"/>
                <wp:positionH relativeFrom="page">
                  <wp:posOffset>688975</wp:posOffset>
                </wp:positionH>
                <wp:positionV relativeFrom="paragraph">
                  <wp:posOffset>215265</wp:posOffset>
                </wp:positionV>
                <wp:extent cx="6573520" cy="512445"/>
                <wp:effectExtent l="0" t="0" r="0" b="0"/>
                <wp:wrapTopAndBottom/>
                <wp:docPr id="109"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512445"/>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ind w:left="28" w:right="3348"/>
                              <w:rPr>
                                <w:rFonts w:ascii="Consolas"/>
                                <w:sz w:val="23"/>
                              </w:rPr>
                            </w:pPr>
                            <w:r>
                              <w:rPr>
                                <w:rFonts w:ascii="Consolas"/>
                                <w:color w:val="6F8090"/>
                                <w:sz w:val="23"/>
                              </w:rPr>
                              <w:t xml:space="preserve">// </w:t>
                            </w:r>
                            <w:proofErr w:type="spellStart"/>
                            <w:r>
                              <w:rPr>
                                <w:rFonts w:ascii="Consolas"/>
                                <w:color w:val="6F8090"/>
                                <w:sz w:val="23"/>
                              </w:rPr>
                              <w:t>Auxiliar</w:t>
                            </w:r>
                            <w:proofErr w:type="spellEnd"/>
                            <w:r>
                              <w:rPr>
                                <w:rFonts w:ascii="Consolas"/>
                                <w:color w:val="6F8090"/>
                                <w:sz w:val="23"/>
                              </w:rPr>
                              <w:t xml:space="preserve"> variables to store the current output state</w:t>
                            </w:r>
                            <w:r>
                              <w:rPr>
                                <w:rFonts w:ascii="Consolas"/>
                                <w:color w:val="6F8090"/>
                                <w:spacing w:val="-124"/>
                                <w:sz w:val="23"/>
                              </w:rPr>
                              <w:t xml:space="preserve"> </w:t>
                            </w:r>
                            <w:r>
                              <w:rPr>
                                <w:rFonts w:ascii="Consolas"/>
                                <w:sz w:val="23"/>
                              </w:rPr>
                              <w:t>String</w:t>
                            </w:r>
                            <w:r>
                              <w:rPr>
                                <w:rFonts w:ascii="Consolas"/>
                                <w:spacing w:val="1"/>
                                <w:sz w:val="23"/>
                              </w:rPr>
                              <w:t xml:space="preserve"> </w:t>
                            </w:r>
                            <w:r>
                              <w:rPr>
                                <w:rFonts w:ascii="Consolas"/>
                                <w:sz w:val="23"/>
                              </w:rPr>
                              <w:t>output26State</w:t>
                            </w:r>
                            <w:r>
                              <w:rPr>
                                <w:rFonts w:ascii="Consolas"/>
                                <w:spacing w:val="2"/>
                                <w:sz w:val="23"/>
                              </w:rPr>
                              <w:t xml:space="preserve"> </w:t>
                            </w:r>
                            <w:r>
                              <w:rPr>
                                <w:rFonts w:ascii="Consolas"/>
                                <w:color w:val="9A6D39"/>
                                <w:sz w:val="23"/>
                              </w:rPr>
                              <w:t>=</w:t>
                            </w:r>
                            <w:r>
                              <w:rPr>
                                <w:rFonts w:ascii="Consolas"/>
                                <w:color w:val="9A6D39"/>
                                <w:spacing w:val="-2"/>
                                <w:sz w:val="23"/>
                              </w:rPr>
                              <w:t xml:space="preserve"> </w:t>
                            </w:r>
                            <w:r>
                              <w:rPr>
                                <w:rFonts w:ascii="Consolas"/>
                                <w:color w:val="669900"/>
                                <w:sz w:val="23"/>
                              </w:rPr>
                              <w:t>"off"</w:t>
                            </w:r>
                            <w:r>
                              <w:rPr>
                                <w:rFonts w:ascii="Consolas"/>
                                <w:color w:val="999999"/>
                                <w:sz w:val="23"/>
                              </w:rPr>
                              <w:t>;</w:t>
                            </w:r>
                          </w:p>
                          <w:p w:rsidR="00660AD9" w:rsidRDefault="00660AD9">
                            <w:pPr>
                              <w:spacing w:line="268" w:lineRule="exact"/>
                              <w:ind w:left="28"/>
                              <w:rPr>
                                <w:rFonts w:ascii="Consolas"/>
                                <w:sz w:val="23"/>
                              </w:rPr>
                            </w:pPr>
                            <w:r>
                              <w:rPr>
                                <w:rFonts w:ascii="Consolas"/>
                                <w:sz w:val="23"/>
                              </w:rPr>
                              <w:t>String</w:t>
                            </w:r>
                            <w:r>
                              <w:rPr>
                                <w:rFonts w:ascii="Consolas"/>
                                <w:spacing w:val="-1"/>
                                <w:sz w:val="23"/>
                              </w:rPr>
                              <w:t xml:space="preserve"> </w:t>
                            </w:r>
                            <w:r>
                              <w:rPr>
                                <w:rFonts w:ascii="Consolas"/>
                                <w:sz w:val="23"/>
                              </w:rPr>
                              <w:t>output27State</w:t>
                            </w:r>
                            <w:r>
                              <w:rPr>
                                <w:rFonts w:ascii="Consolas"/>
                                <w:spacing w:val="-1"/>
                                <w:sz w:val="23"/>
                              </w:rPr>
                              <w:t xml:space="preserve"> </w:t>
                            </w:r>
                            <w:r>
                              <w:rPr>
                                <w:rFonts w:ascii="Consolas"/>
                                <w:color w:val="9A6D39"/>
                                <w:sz w:val="23"/>
                              </w:rPr>
                              <w:t>=</w:t>
                            </w:r>
                            <w:r>
                              <w:rPr>
                                <w:rFonts w:ascii="Consolas"/>
                                <w:color w:val="9A6D39"/>
                                <w:spacing w:val="-5"/>
                                <w:sz w:val="23"/>
                              </w:rPr>
                              <w:t xml:space="preserve"> </w:t>
                            </w:r>
                            <w:r>
                              <w:rPr>
                                <w:rFonts w:ascii="Consolas"/>
                                <w:color w:val="669900"/>
                                <w:sz w:val="23"/>
                              </w:rPr>
                              <w:t>"off"</w:t>
                            </w:r>
                            <w:r>
                              <w:rPr>
                                <w:rFonts w:ascii="Consolas"/>
                                <w:color w:val="999999"/>
                                <w:sz w:val="2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31" type="#_x0000_t202" style="position:absolute;margin-left:54.25pt;margin-top:16.95pt;width:517.6pt;height:40.3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" fillcolor="#f5f1ef" stroked="f">
                <v:textbox inset="0,0,0,0">
                  <w:txbxContent>
                    <w:p w:rsidR="00660AD9" w:rsidRDefault="00660AD9">
                      <w:pPr>
                        <w:ind w:left="28" w:right="3348"/>
                        <w:rPr>
                          <w:rFonts w:ascii="Consolas"/>
                          <w:sz w:val="23"/>
                        </w:rPr>
                      </w:pPr>
                      <w:r>
                        <w:rPr>
                          <w:rFonts w:ascii="Consolas"/>
                          <w:color w:val="6F8090"/>
                          <w:sz w:val="23"/>
                        </w:rPr>
                        <w:t xml:space="preserve">// </w:t>
                      </w:r>
                      <w:proofErr w:type="spellStart"/>
                      <w:r>
                        <w:rPr>
                          <w:rFonts w:ascii="Consolas"/>
                          <w:color w:val="6F8090"/>
                          <w:sz w:val="23"/>
                        </w:rPr>
                        <w:t>Auxiliar</w:t>
                      </w:r>
                      <w:proofErr w:type="spellEnd"/>
                      <w:r>
                        <w:rPr>
                          <w:rFonts w:ascii="Consolas"/>
                          <w:color w:val="6F8090"/>
                          <w:sz w:val="23"/>
                        </w:rPr>
                        <w:t xml:space="preserve"> variables to store the current output state</w:t>
                      </w:r>
                      <w:r>
                        <w:rPr>
                          <w:rFonts w:ascii="Consolas"/>
                          <w:color w:val="6F8090"/>
                          <w:spacing w:val="-124"/>
                          <w:sz w:val="23"/>
                        </w:rPr>
                        <w:t xml:space="preserve"> </w:t>
                      </w:r>
                      <w:r>
                        <w:rPr>
                          <w:rFonts w:ascii="Consolas"/>
                          <w:sz w:val="23"/>
                        </w:rPr>
                        <w:t>String</w:t>
                      </w:r>
                      <w:r>
                        <w:rPr>
                          <w:rFonts w:ascii="Consolas"/>
                          <w:spacing w:val="1"/>
                          <w:sz w:val="23"/>
                        </w:rPr>
                        <w:t xml:space="preserve"> </w:t>
                      </w:r>
                      <w:r>
                        <w:rPr>
                          <w:rFonts w:ascii="Consolas"/>
                          <w:sz w:val="23"/>
                        </w:rPr>
                        <w:t>output26State</w:t>
                      </w:r>
                      <w:r>
                        <w:rPr>
                          <w:rFonts w:ascii="Consolas"/>
                          <w:spacing w:val="2"/>
                          <w:sz w:val="23"/>
                        </w:rPr>
                        <w:t xml:space="preserve"> </w:t>
                      </w:r>
                      <w:r>
                        <w:rPr>
                          <w:rFonts w:ascii="Consolas"/>
                          <w:color w:val="9A6D39"/>
                          <w:sz w:val="23"/>
                        </w:rPr>
                        <w:t>=</w:t>
                      </w:r>
                      <w:r>
                        <w:rPr>
                          <w:rFonts w:ascii="Consolas"/>
                          <w:color w:val="9A6D39"/>
                          <w:spacing w:val="-2"/>
                          <w:sz w:val="23"/>
                        </w:rPr>
                        <w:t xml:space="preserve"> </w:t>
                      </w:r>
                      <w:r>
                        <w:rPr>
                          <w:rFonts w:ascii="Consolas"/>
                          <w:color w:val="669900"/>
                          <w:sz w:val="23"/>
                        </w:rPr>
                        <w:t>"off"</w:t>
                      </w:r>
                      <w:r>
                        <w:rPr>
                          <w:rFonts w:ascii="Consolas"/>
                          <w:color w:val="999999"/>
                          <w:sz w:val="23"/>
                        </w:rPr>
                        <w:t>;</w:t>
                      </w:r>
                    </w:p>
                    <w:p w:rsidR="00660AD9" w:rsidRDefault="00660AD9">
                      <w:pPr>
                        <w:spacing w:line="268" w:lineRule="exact"/>
                        <w:ind w:left="28"/>
                        <w:rPr>
                          <w:rFonts w:ascii="Consolas"/>
                          <w:sz w:val="23"/>
                        </w:rPr>
                      </w:pPr>
                      <w:r>
                        <w:rPr>
                          <w:rFonts w:ascii="Consolas"/>
                          <w:sz w:val="23"/>
                        </w:rPr>
                        <w:t>String</w:t>
                      </w:r>
                      <w:r>
                        <w:rPr>
                          <w:rFonts w:ascii="Consolas"/>
                          <w:spacing w:val="-1"/>
                          <w:sz w:val="23"/>
                        </w:rPr>
                        <w:t xml:space="preserve"> </w:t>
                      </w:r>
                      <w:r>
                        <w:rPr>
                          <w:rFonts w:ascii="Consolas"/>
                          <w:sz w:val="23"/>
                        </w:rPr>
                        <w:t>output27State</w:t>
                      </w:r>
                      <w:r>
                        <w:rPr>
                          <w:rFonts w:ascii="Consolas"/>
                          <w:spacing w:val="-1"/>
                          <w:sz w:val="23"/>
                        </w:rPr>
                        <w:t xml:space="preserve"> </w:t>
                      </w:r>
                      <w:r>
                        <w:rPr>
                          <w:rFonts w:ascii="Consolas"/>
                          <w:color w:val="9A6D39"/>
                          <w:sz w:val="23"/>
                        </w:rPr>
                        <w:t>=</w:t>
                      </w:r>
                      <w:r>
                        <w:rPr>
                          <w:rFonts w:ascii="Consolas"/>
                          <w:color w:val="9A6D39"/>
                          <w:spacing w:val="-5"/>
                          <w:sz w:val="23"/>
                        </w:rPr>
                        <w:t xml:space="preserve"> </w:t>
                      </w:r>
                      <w:r>
                        <w:rPr>
                          <w:rFonts w:ascii="Consolas"/>
                          <w:color w:val="669900"/>
                          <w:sz w:val="23"/>
                        </w:rPr>
                        <w:t>"off"</w:t>
                      </w:r>
                      <w:r>
                        <w:rPr>
                          <w:rFonts w:ascii="Consolas"/>
                          <w:color w:val="999999"/>
                          <w:sz w:val="23"/>
                        </w:rPr>
                        <w:t>;</w:t>
                      </w:r>
                    </w:p>
                  </w:txbxContent>
                </v:textbox>
                <w10:wrap type="topAndBottom" anchorx="page"/>
              </v:shape>
            </w:pict>
          </mc:Fallback>
        </mc:AlternateContent>
      </w:r>
    </w:p>
    <w:p w:rsidR="00DA6855" w:rsidRDefault="00DA6855">
      <w:pPr>
        <w:pStyle w:val="BodyText"/>
        <w:spacing w:before="3"/>
        <w:rPr>
          <w:sz w:val="12"/>
        </w:rPr>
      </w:pPr>
    </w:p>
    <w:p w:rsidR="00DA6855" w:rsidRDefault="00AF5842">
      <w:pPr>
        <w:pStyle w:val="BodyText"/>
        <w:spacing w:before="93" w:after="4"/>
        <w:ind w:left="213" w:right="239"/>
      </w:pPr>
      <w:r>
        <w:rPr>
          <w:noProof/>
        </w:rPr>
        <mc:AlternateContent>
          <mc:Choice Requires="wps">
            <w:drawing>
              <wp:anchor distT="0" distB="0" distL="114300" distR="114300" simplePos="0" relativeHeight="486788096" behindDoc="1" locked="0" layoutInCell="1" allowOverlap="1">
                <wp:simplePos x="0" y="0"/>
                <wp:positionH relativeFrom="page">
                  <wp:posOffset>6627495</wp:posOffset>
                </wp:positionH>
                <wp:positionV relativeFrom="paragraph">
                  <wp:posOffset>54610</wp:posOffset>
                </wp:positionV>
                <wp:extent cx="39370" cy="167640"/>
                <wp:effectExtent l="0" t="0" r="0" b="0"/>
                <wp:wrapNone/>
                <wp:docPr id="108"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167640"/>
                        </a:xfrm>
                        <a:prstGeom prst="rect">
                          <a:avLst/>
                        </a:prstGeom>
                        <a:solidFill>
                          <a:srgbClr val="3366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BBA4ED" id="Rectangle 105" o:spid="_x0000_s1026" style="position:absolute;margin-left:521.85pt;margin-top:4.3pt;width:3.1pt;height:13.2pt;z-index:-16528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" fillcolor="#369" stroked="f">
                <w10:wrap anchorx="page"/>
              </v:rect>
            </w:pict>
          </mc:Fallback>
        </mc:AlternateContent>
      </w:r>
      <w:r w:rsidR="00660AD9">
        <w:rPr>
          <w:color w:val="393939"/>
        </w:rPr>
        <w:t xml:space="preserve">You also need to assign a GPIO to each of your outputs. Here we are using </w:t>
      </w:r>
      <w:r w:rsidR="00660AD9">
        <w:rPr>
          <w:b/>
          <w:color w:val="393939"/>
        </w:rPr>
        <w:t xml:space="preserve">GPIO 26 </w:t>
      </w:r>
      <w:r w:rsidR="00660AD9">
        <w:rPr>
          <w:color w:val="393939"/>
        </w:rPr>
        <w:t xml:space="preserve">and </w:t>
      </w:r>
      <w:r w:rsidR="00660AD9">
        <w:rPr>
          <w:b/>
          <w:color w:val="393939"/>
        </w:rPr>
        <w:t>GPIO 27</w:t>
      </w:r>
      <w:r w:rsidR="00660AD9">
        <w:rPr>
          <w:color w:val="393939"/>
        </w:rPr>
        <w:t>. You</w:t>
      </w:r>
      <w:r w:rsidR="00660AD9">
        <w:rPr>
          <w:color w:val="393939"/>
          <w:spacing w:val="-59"/>
        </w:rPr>
        <w:t xml:space="preserve"> </w:t>
      </w:r>
      <w:r w:rsidR="00660AD9">
        <w:rPr>
          <w:color w:val="393939"/>
        </w:rPr>
        <w:t>can</w:t>
      </w:r>
      <w:r w:rsidR="00660AD9">
        <w:rPr>
          <w:color w:val="393939"/>
          <w:spacing w:val="-1"/>
        </w:rPr>
        <w:t xml:space="preserve"> </w:t>
      </w:r>
      <w:r w:rsidR="00660AD9">
        <w:rPr>
          <w:color w:val="393939"/>
        </w:rPr>
        <w:t>use any</w:t>
      </w:r>
      <w:r w:rsidR="00660AD9">
        <w:rPr>
          <w:color w:val="393939"/>
          <w:spacing w:val="-2"/>
        </w:rPr>
        <w:t xml:space="preserve"> </w:t>
      </w:r>
      <w:r w:rsidR="00660AD9">
        <w:rPr>
          <w:color w:val="393939"/>
        </w:rPr>
        <w:t>other</w:t>
      </w:r>
      <w:r w:rsidR="00660AD9">
        <w:rPr>
          <w:color w:val="393939"/>
          <w:spacing w:val="-1"/>
        </w:rPr>
        <w:t xml:space="preserve"> </w:t>
      </w:r>
      <w:r w:rsidR="00660AD9">
        <w:rPr>
          <w:color w:val="393939"/>
        </w:rPr>
        <w:t>suitable GPIOs.</w:t>
      </w:r>
    </w:p>
    <w:p w:rsidR="00DA6855" w:rsidRDefault="00AF5842">
      <w:pPr>
        <w:pStyle w:val="BodyText"/>
        <w:ind w:left="184"/>
        <w:rPr>
          <w:sz w:val="20"/>
        </w:rPr>
      </w:pPr>
      <w:r>
        <w:rPr>
          <w:noProof/>
          <w:sz w:val="20"/>
        </w:rPr>
        <mc:AlternateContent>
          <mc:Choice Requires="wps">
            <w:drawing>
              <wp:inline distT="0" distB="0" distL="0" distR="0">
                <wp:extent cx="6573520" cy="512445"/>
                <wp:effectExtent l="2540" t="0" r="0" b="2540"/>
                <wp:docPr id="107"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512445"/>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ind w:left="28" w:right="5372"/>
                              <w:rPr>
                                <w:rFonts w:ascii="Consolas"/>
                                <w:sz w:val="23"/>
                              </w:rPr>
                            </w:pPr>
                            <w:r>
                              <w:rPr>
                                <w:rFonts w:ascii="Consolas"/>
                                <w:color w:val="6F8090"/>
                                <w:sz w:val="23"/>
                              </w:rPr>
                              <w:t>// Assign output variables to GPIO pins</w:t>
                            </w:r>
                            <w:r>
                              <w:rPr>
                                <w:rFonts w:ascii="Consolas"/>
                                <w:color w:val="6F8090"/>
                                <w:spacing w:val="-124"/>
                                <w:sz w:val="23"/>
                              </w:rPr>
                              <w:t xml:space="preserve"> </w:t>
                            </w:r>
                            <w:proofErr w:type="spellStart"/>
                            <w:r>
                              <w:rPr>
                                <w:rFonts w:ascii="Consolas"/>
                                <w:color w:val="0077AA"/>
                                <w:sz w:val="23"/>
                              </w:rPr>
                              <w:t>const</w:t>
                            </w:r>
                            <w:proofErr w:type="spellEnd"/>
                            <w:r>
                              <w:rPr>
                                <w:rFonts w:ascii="Consolas"/>
                                <w:color w:val="0077AA"/>
                                <w:sz w:val="23"/>
                              </w:rPr>
                              <w:t xml:space="preserve"> </w:t>
                            </w:r>
                            <w:proofErr w:type="spellStart"/>
                            <w:r>
                              <w:rPr>
                                <w:rFonts w:ascii="Consolas"/>
                                <w:color w:val="0077AA"/>
                                <w:sz w:val="23"/>
                              </w:rPr>
                              <w:t>int</w:t>
                            </w:r>
                            <w:proofErr w:type="spellEnd"/>
                            <w:r>
                              <w:rPr>
                                <w:rFonts w:ascii="Consolas"/>
                                <w:color w:val="0077AA"/>
                                <w:sz w:val="23"/>
                              </w:rPr>
                              <w:t xml:space="preserve"> </w:t>
                            </w:r>
                            <w:r>
                              <w:rPr>
                                <w:rFonts w:ascii="Consolas"/>
                                <w:sz w:val="23"/>
                              </w:rPr>
                              <w:t xml:space="preserve">output26 </w:t>
                            </w:r>
                            <w:r>
                              <w:rPr>
                                <w:rFonts w:ascii="Consolas"/>
                                <w:color w:val="9A6D39"/>
                                <w:sz w:val="23"/>
                              </w:rPr>
                              <w:t xml:space="preserve">= </w:t>
                            </w:r>
                            <w:r>
                              <w:rPr>
                                <w:rFonts w:ascii="Consolas"/>
                                <w:color w:val="990054"/>
                                <w:sz w:val="23"/>
                              </w:rPr>
                              <w:t>26</w:t>
                            </w:r>
                            <w:r>
                              <w:rPr>
                                <w:rFonts w:ascii="Consolas"/>
                                <w:color w:val="999999"/>
                                <w:sz w:val="23"/>
                              </w:rPr>
                              <w:t>;</w:t>
                            </w:r>
                          </w:p>
                          <w:p w:rsidR="00660AD9" w:rsidRDefault="00660AD9">
                            <w:pPr>
                              <w:spacing w:line="268" w:lineRule="exact"/>
                              <w:ind w:left="28"/>
                              <w:rPr>
                                <w:rFonts w:ascii="Consolas"/>
                                <w:sz w:val="23"/>
                              </w:rPr>
                            </w:pPr>
                            <w:proofErr w:type="spellStart"/>
                            <w:r>
                              <w:rPr>
                                <w:rFonts w:ascii="Consolas"/>
                                <w:color w:val="0077AA"/>
                                <w:sz w:val="23"/>
                              </w:rPr>
                              <w:t>const</w:t>
                            </w:r>
                            <w:proofErr w:type="spellEnd"/>
                            <w:r>
                              <w:rPr>
                                <w:rFonts w:ascii="Consolas"/>
                                <w:color w:val="0077AA"/>
                                <w:spacing w:val="-1"/>
                                <w:sz w:val="23"/>
                              </w:rPr>
                              <w:t xml:space="preserve"> </w:t>
                            </w:r>
                            <w:proofErr w:type="spellStart"/>
                            <w:r>
                              <w:rPr>
                                <w:rFonts w:ascii="Consolas"/>
                                <w:color w:val="0077AA"/>
                                <w:sz w:val="23"/>
                              </w:rPr>
                              <w:t>int</w:t>
                            </w:r>
                            <w:proofErr w:type="spellEnd"/>
                            <w:r>
                              <w:rPr>
                                <w:rFonts w:ascii="Consolas"/>
                                <w:color w:val="0077AA"/>
                                <w:spacing w:val="-1"/>
                                <w:sz w:val="23"/>
                              </w:rPr>
                              <w:t xml:space="preserve"> </w:t>
                            </w:r>
                            <w:r>
                              <w:rPr>
                                <w:rFonts w:ascii="Consolas"/>
                                <w:sz w:val="23"/>
                              </w:rPr>
                              <w:t>output27</w:t>
                            </w:r>
                            <w:r>
                              <w:rPr>
                                <w:rFonts w:ascii="Consolas"/>
                                <w:spacing w:val="-3"/>
                                <w:sz w:val="23"/>
                              </w:rPr>
                              <w:t xml:space="preserve"> </w:t>
                            </w:r>
                            <w:r>
                              <w:rPr>
                                <w:rFonts w:ascii="Consolas"/>
                                <w:color w:val="9A6D39"/>
                                <w:sz w:val="23"/>
                              </w:rPr>
                              <w:t>=</w:t>
                            </w:r>
                            <w:r>
                              <w:rPr>
                                <w:rFonts w:ascii="Consolas"/>
                                <w:color w:val="9A6D39"/>
                                <w:spacing w:val="-1"/>
                                <w:sz w:val="23"/>
                              </w:rPr>
                              <w:t xml:space="preserve"> </w:t>
                            </w:r>
                            <w:r>
                              <w:rPr>
                                <w:rFonts w:ascii="Consolas"/>
                                <w:color w:val="990054"/>
                                <w:sz w:val="23"/>
                              </w:rPr>
                              <w:t>27</w:t>
                            </w:r>
                            <w:r>
                              <w:rPr>
                                <w:rFonts w:ascii="Consolas"/>
                                <w:color w:val="999999"/>
                                <w:sz w:val="23"/>
                              </w:rPr>
                              <w:t>;</w:t>
                            </w:r>
                          </w:p>
                        </w:txbxContent>
                      </wps:txbx>
                      <wps:bodyPr rot="0" vert="horz" wrap="square" lIns="0" tIns="0" rIns="0" bIns="0" anchor="t" anchorCtr="0" upright="1">
                        <a:noAutofit/>
                      </wps:bodyPr>
                    </wps:wsp>
                  </a:graphicData>
                </a:graphic>
              </wp:inline>
            </w:drawing>
          </mc:Choice>
          <mc:Fallback>
            <w:pict>
              <v:shape id="Text Box 152" o:spid="_x0000_s1032" type="#_x0000_t202" style="width:517.6pt;height: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" fillcolor="#f5f1ef" stroked="f">
                <v:textbox inset="0,0,0,0">
                  <w:txbxContent>
                    <w:p w:rsidR="00660AD9" w:rsidRDefault="00660AD9">
                      <w:pPr>
                        <w:ind w:left="28" w:right="5372"/>
                        <w:rPr>
                          <w:rFonts w:ascii="Consolas"/>
                          <w:sz w:val="23"/>
                        </w:rPr>
                      </w:pPr>
                      <w:r>
                        <w:rPr>
                          <w:rFonts w:ascii="Consolas"/>
                          <w:color w:val="6F8090"/>
                          <w:sz w:val="23"/>
                        </w:rPr>
                        <w:t>// Assign output variables to GPIO pins</w:t>
                      </w:r>
                      <w:r>
                        <w:rPr>
                          <w:rFonts w:ascii="Consolas"/>
                          <w:color w:val="6F8090"/>
                          <w:spacing w:val="-124"/>
                          <w:sz w:val="23"/>
                        </w:rPr>
                        <w:t xml:space="preserve"> </w:t>
                      </w:r>
                      <w:proofErr w:type="spellStart"/>
                      <w:r>
                        <w:rPr>
                          <w:rFonts w:ascii="Consolas"/>
                          <w:color w:val="0077AA"/>
                          <w:sz w:val="23"/>
                        </w:rPr>
                        <w:t>const</w:t>
                      </w:r>
                      <w:proofErr w:type="spellEnd"/>
                      <w:r>
                        <w:rPr>
                          <w:rFonts w:ascii="Consolas"/>
                          <w:color w:val="0077AA"/>
                          <w:sz w:val="23"/>
                        </w:rPr>
                        <w:t xml:space="preserve"> </w:t>
                      </w:r>
                      <w:proofErr w:type="spellStart"/>
                      <w:r>
                        <w:rPr>
                          <w:rFonts w:ascii="Consolas"/>
                          <w:color w:val="0077AA"/>
                          <w:sz w:val="23"/>
                        </w:rPr>
                        <w:t>int</w:t>
                      </w:r>
                      <w:proofErr w:type="spellEnd"/>
                      <w:r>
                        <w:rPr>
                          <w:rFonts w:ascii="Consolas"/>
                          <w:color w:val="0077AA"/>
                          <w:sz w:val="23"/>
                        </w:rPr>
                        <w:t xml:space="preserve"> </w:t>
                      </w:r>
                      <w:r>
                        <w:rPr>
                          <w:rFonts w:ascii="Consolas"/>
                          <w:sz w:val="23"/>
                        </w:rPr>
                        <w:t xml:space="preserve">output26 </w:t>
                      </w:r>
                      <w:r>
                        <w:rPr>
                          <w:rFonts w:ascii="Consolas"/>
                          <w:color w:val="9A6D39"/>
                          <w:sz w:val="23"/>
                        </w:rPr>
                        <w:t xml:space="preserve">= </w:t>
                      </w:r>
                      <w:r>
                        <w:rPr>
                          <w:rFonts w:ascii="Consolas"/>
                          <w:color w:val="990054"/>
                          <w:sz w:val="23"/>
                        </w:rPr>
                        <w:t>26</w:t>
                      </w:r>
                      <w:r>
                        <w:rPr>
                          <w:rFonts w:ascii="Consolas"/>
                          <w:color w:val="999999"/>
                          <w:sz w:val="23"/>
                        </w:rPr>
                        <w:t>;</w:t>
                      </w:r>
                    </w:p>
                    <w:p w:rsidR="00660AD9" w:rsidRDefault="00660AD9">
                      <w:pPr>
                        <w:spacing w:line="268" w:lineRule="exact"/>
                        <w:ind w:left="28"/>
                        <w:rPr>
                          <w:rFonts w:ascii="Consolas"/>
                          <w:sz w:val="23"/>
                        </w:rPr>
                      </w:pPr>
                      <w:proofErr w:type="spellStart"/>
                      <w:r>
                        <w:rPr>
                          <w:rFonts w:ascii="Consolas"/>
                          <w:color w:val="0077AA"/>
                          <w:sz w:val="23"/>
                        </w:rPr>
                        <w:t>const</w:t>
                      </w:r>
                      <w:proofErr w:type="spellEnd"/>
                      <w:r>
                        <w:rPr>
                          <w:rFonts w:ascii="Consolas"/>
                          <w:color w:val="0077AA"/>
                          <w:spacing w:val="-1"/>
                          <w:sz w:val="23"/>
                        </w:rPr>
                        <w:t xml:space="preserve"> </w:t>
                      </w:r>
                      <w:proofErr w:type="spellStart"/>
                      <w:r>
                        <w:rPr>
                          <w:rFonts w:ascii="Consolas"/>
                          <w:color w:val="0077AA"/>
                          <w:sz w:val="23"/>
                        </w:rPr>
                        <w:t>int</w:t>
                      </w:r>
                      <w:proofErr w:type="spellEnd"/>
                      <w:r>
                        <w:rPr>
                          <w:rFonts w:ascii="Consolas"/>
                          <w:color w:val="0077AA"/>
                          <w:spacing w:val="-1"/>
                          <w:sz w:val="23"/>
                        </w:rPr>
                        <w:t xml:space="preserve"> </w:t>
                      </w:r>
                      <w:r>
                        <w:rPr>
                          <w:rFonts w:ascii="Consolas"/>
                          <w:sz w:val="23"/>
                        </w:rPr>
                        <w:t>output27</w:t>
                      </w:r>
                      <w:r>
                        <w:rPr>
                          <w:rFonts w:ascii="Consolas"/>
                          <w:spacing w:val="-3"/>
                          <w:sz w:val="23"/>
                        </w:rPr>
                        <w:t xml:space="preserve"> </w:t>
                      </w:r>
                      <w:r>
                        <w:rPr>
                          <w:rFonts w:ascii="Consolas"/>
                          <w:color w:val="9A6D39"/>
                          <w:sz w:val="23"/>
                        </w:rPr>
                        <w:t>=</w:t>
                      </w:r>
                      <w:r>
                        <w:rPr>
                          <w:rFonts w:ascii="Consolas"/>
                          <w:color w:val="9A6D39"/>
                          <w:spacing w:val="-1"/>
                          <w:sz w:val="23"/>
                        </w:rPr>
                        <w:t xml:space="preserve"> </w:t>
                      </w:r>
                      <w:r>
                        <w:rPr>
                          <w:rFonts w:ascii="Consolas"/>
                          <w:color w:val="990054"/>
                          <w:sz w:val="23"/>
                        </w:rPr>
                        <w:t>27</w:t>
                      </w:r>
                      <w:r>
                        <w:rPr>
                          <w:rFonts w:ascii="Consolas"/>
                          <w:color w:val="999999"/>
                          <w:sz w:val="23"/>
                        </w:rPr>
                        <w:t>;</w:t>
                      </w:r>
                    </w:p>
                  </w:txbxContent>
                </v:textbox>
                <w10:anchorlock/>
              </v:shape>
            </w:pict>
          </mc:Fallback>
        </mc:AlternateContent>
      </w:r>
    </w:p>
    <w:p w:rsidR="00DA6855" w:rsidRDefault="00DA6855">
      <w:pPr>
        <w:pStyle w:val="BodyText"/>
        <w:rPr>
          <w:sz w:val="20"/>
        </w:rPr>
      </w:pPr>
    </w:p>
    <w:p w:rsidR="00DA6855" w:rsidRDefault="00DA6855">
      <w:pPr>
        <w:pStyle w:val="BodyText"/>
        <w:spacing w:before="6"/>
        <w:rPr>
          <w:sz w:val="19"/>
        </w:rPr>
      </w:pPr>
    </w:p>
    <w:p w:rsidR="00DA6855" w:rsidRDefault="00660AD9">
      <w:pPr>
        <w:pStyle w:val="Heading3"/>
        <w:numPr>
          <w:ilvl w:val="0"/>
          <w:numId w:val="10"/>
        </w:numPr>
        <w:tabs>
          <w:tab w:val="left" w:pos="474"/>
        </w:tabs>
        <w:spacing w:before="94"/>
        <w:ind w:left="473" w:hanging="261"/>
        <w:rPr>
          <w:color w:val="393939"/>
        </w:rPr>
      </w:pPr>
      <w:proofErr w:type="gramStart"/>
      <w:r>
        <w:rPr>
          <w:color w:val="393939"/>
        </w:rPr>
        <w:t>setup(</w:t>
      </w:r>
      <w:proofErr w:type="gramEnd"/>
      <w:r>
        <w:rPr>
          <w:color w:val="393939"/>
        </w:rPr>
        <w:t>)</w:t>
      </w:r>
      <w:r>
        <w:rPr>
          <w:color w:val="393939"/>
          <w:spacing w:val="-2"/>
        </w:rPr>
        <w:t xml:space="preserve"> </w:t>
      </w:r>
      <w:r>
        <w:rPr>
          <w:color w:val="393939"/>
        </w:rPr>
        <w:t>condition</w:t>
      </w:r>
    </w:p>
    <w:p w:rsidR="00DA6855" w:rsidRDefault="00660AD9">
      <w:pPr>
        <w:pStyle w:val="BodyText"/>
        <w:spacing w:before="165" w:after="3" w:line="232" w:lineRule="auto"/>
        <w:ind w:left="213" w:right="959"/>
      </w:pPr>
      <w:r>
        <w:rPr>
          <w:color w:val="393939"/>
        </w:rPr>
        <w:t xml:space="preserve">Now, let’s go into the </w:t>
      </w:r>
      <w:proofErr w:type="gramStart"/>
      <w:r>
        <w:rPr>
          <w:rFonts w:ascii="Courier New" w:hAnsi="Courier New"/>
          <w:color w:val="393939"/>
          <w:shd w:val="clear" w:color="auto" w:fill="EBEBEB"/>
        </w:rPr>
        <w:t>setup(</w:t>
      </w:r>
      <w:proofErr w:type="gramEnd"/>
      <w:r>
        <w:rPr>
          <w:rFonts w:ascii="Courier New" w:hAnsi="Courier New"/>
          <w:color w:val="393939"/>
          <w:shd w:val="clear" w:color="auto" w:fill="EBEBEB"/>
        </w:rPr>
        <w:t>)</w:t>
      </w:r>
      <w:r>
        <w:rPr>
          <w:color w:val="393939"/>
        </w:rPr>
        <w:t>. First, we start a serial communication at a baud rate of 115200 for</w:t>
      </w:r>
      <w:r>
        <w:rPr>
          <w:color w:val="393939"/>
          <w:spacing w:val="-59"/>
        </w:rPr>
        <w:t xml:space="preserve"> </w:t>
      </w:r>
      <w:r>
        <w:rPr>
          <w:color w:val="393939"/>
        </w:rPr>
        <w:t>debugging</w:t>
      </w:r>
      <w:r>
        <w:rPr>
          <w:color w:val="393939"/>
          <w:spacing w:val="1"/>
        </w:rPr>
        <w:t xml:space="preserve"> </w:t>
      </w:r>
      <w:r>
        <w:rPr>
          <w:color w:val="393939"/>
        </w:rPr>
        <w:t>purposes.</w:t>
      </w:r>
    </w:p>
    <w:p w:rsidR="00DA6855" w:rsidRDefault="00AF5842">
      <w:pPr>
        <w:pStyle w:val="BodyText"/>
        <w:ind w:left="184"/>
        <w:rPr>
          <w:sz w:val="20"/>
        </w:rPr>
      </w:pPr>
      <w:r>
        <w:rPr>
          <w:noProof/>
          <w:sz w:val="20"/>
        </w:rPr>
        <mc:AlternateContent>
          <mc:Choice Requires="wps">
            <w:drawing>
              <wp:inline distT="0" distB="0" distL="0" distR="0">
                <wp:extent cx="6573520" cy="342900"/>
                <wp:effectExtent l="2540" t="4445" r="0" b="0"/>
                <wp:docPr id="106"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342900"/>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ind w:left="28" w:right="7648"/>
                              <w:rPr>
                                <w:rFonts w:ascii="Consolas"/>
                                <w:sz w:val="23"/>
                              </w:rPr>
                            </w:pPr>
                            <w:r>
                              <w:rPr>
                                <w:rFonts w:ascii="Consolas"/>
                                <w:color w:val="0077AA"/>
                                <w:sz w:val="23"/>
                              </w:rPr>
                              <w:t xml:space="preserve">void </w:t>
                            </w:r>
                            <w:proofErr w:type="gramStart"/>
                            <w:r>
                              <w:rPr>
                                <w:rFonts w:ascii="Consolas"/>
                                <w:color w:val="DD4968"/>
                                <w:sz w:val="23"/>
                              </w:rPr>
                              <w:t>setup</w:t>
                            </w:r>
                            <w:r>
                              <w:rPr>
                                <w:rFonts w:ascii="Consolas"/>
                                <w:color w:val="999999"/>
                                <w:sz w:val="23"/>
                              </w:rPr>
                              <w:t>(</w:t>
                            </w:r>
                            <w:proofErr w:type="gramEnd"/>
                            <w:r>
                              <w:rPr>
                                <w:rFonts w:ascii="Consolas"/>
                                <w:color w:val="999999"/>
                                <w:sz w:val="23"/>
                              </w:rPr>
                              <w:t>) {</w:t>
                            </w:r>
                            <w:r>
                              <w:rPr>
                                <w:rFonts w:ascii="Consolas"/>
                                <w:color w:val="999999"/>
                                <w:spacing w:val="1"/>
                                <w:sz w:val="23"/>
                              </w:rPr>
                              <w:t xml:space="preserve"> </w:t>
                            </w:r>
                            <w:proofErr w:type="spellStart"/>
                            <w:r>
                              <w:rPr>
                                <w:rFonts w:ascii="Consolas"/>
                                <w:sz w:val="23"/>
                              </w:rPr>
                              <w:t>Serial</w:t>
                            </w:r>
                            <w:r>
                              <w:rPr>
                                <w:rFonts w:ascii="Consolas"/>
                                <w:color w:val="999999"/>
                                <w:sz w:val="23"/>
                              </w:rPr>
                              <w:t>.</w:t>
                            </w:r>
                            <w:r>
                              <w:rPr>
                                <w:rFonts w:ascii="Consolas"/>
                                <w:color w:val="DD4968"/>
                                <w:sz w:val="23"/>
                              </w:rPr>
                              <w:t>begin</w:t>
                            </w:r>
                            <w:proofErr w:type="spellEnd"/>
                            <w:r>
                              <w:rPr>
                                <w:rFonts w:ascii="Consolas"/>
                                <w:color w:val="999999"/>
                                <w:sz w:val="23"/>
                              </w:rPr>
                              <w:t>(</w:t>
                            </w:r>
                            <w:r>
                              <w:rPr>
                                <w:rFonts w:ascii="Consolas"/>
                                <w:color w:val="990054"/>
                                <w:sz w:val="23"/>
                              </w:rPr>
                              <w:t>115200</w:t>
                            </w:r>
                            <w:r>
                              <w:rPr>
                                <w:rFonts w:ascii="Consolas"/>
                                <w:color w:val="999999"/>
                                <w:sz w:val="23"/>
                              </w:rPr>
                              <w:t>);</w:t>
                            </w:r>
                          </w:p>
                        </w:txbxContent>
                      </wps:txbx>
                      <wps:bodyPr rot="0" vert="horz" wrap="square" lIns="0" tIns="0" rIns="0" bIns="0" anchor="t" anchorCtr="0" upright="1">
                        <a:noAutofit/>
                      </wps:bodyPr>
                    </wps:wsp>
                  </a:graphicData>
                </a:graphic>
              </wp:inline>
            </w:drawing>
          </mc:Choice>
          <mc:Fallback>
            <w:pict>
              <v:shape id="Text Box 151" o:spid="_x0000_s1033" type="#_x0000_t202" style="width:517.6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" fillcolor="#f5f1ef" stroked="f">
                <v:textbox inset="0,0,0,0">
                  <w:txbxContent>
                    <w:p w:rsidR="00660AD9" w:rsidRDefault="00660AD9">
                      <w:pPr>
                        <w:ind w:left="28" w:right="7648"/>
                        <w:rPr>
                          <w:rFonts w:ascii="Consolas"/>
                          <w:sz w:val="23"/>
                        </w:rPr>
                      </w:pPr>
                      <w:r>
                        <w:rPr>
                          <w:rFonts w:ascii="Consolas"/>
                          <w:color w:val="0077AA"/>
                          <w:sz w:val="23"/>
                        </w:rPr>
                        <w:t xml:space="preserve">void </w:t>
                      </w:r>
                      <w:proofErr w:type="gramStart"/>
                      <w:r>
                        <w:rPr>
                          <w:rFonts w:ascii="Consolas"/>
                          <w:color w:val="DD4968"/>
                          <w:sz w:val="23"/>
                        </w:rPr>
                        <w:t>setup</w:t>
                      </w:r>
                      <w:r>
                        <w:rPr>
                          <w:rFonts w:ascii="Consolas"/>
                          <w:color w:val="999999"/>
                          <w:sz w:val="23"/>
                        </w:rPr>
                        <w:t>(</w:t>
                      </w:r>
                      <w:proofErr w:type="gramEnd"/>
                      <w:r>
                        <w:rPr>
                          <w:rFonts w:ascii="Consolas"/>
                          <w:color w:val="999999"/>
                          <w:sz w:val="23"/>
                        </w:rPr>
                        <w:t>) {</w:t>
                      </w:r>
                      <w:r>
                        <w:rPr>
                          <w:rFonts w:ascii="Consolas"/>
                          <w:color w:val="999999"/>
                          <w:spacing w:val="1"/>
                          <w:sz w:val="23"/>
                        </w:rPr>
                        <w:t xml:space="preserve"> </w:t>
                      </w:r>
                      <w:proofErr w:type="spellStart"/>
                      <w:r>
                        <w:rPr>
                          <w:rFonts w:ascii="Consolas"/>
                          <w:sz w:val="23"/>
                        </w:rPr>
                        <w:t>Serial</w:t>
                      </w:r>
                      <w:r>
                        <w:rPr>
                          <w:rFonts w:ascii="Consolas"/>
                          <w:color w:val="999999"/>
                          <w:sz w:val="23"/>
                        </w:rPr>
                        <w:t>.</w:t>
                      </w:r>
                      <w:r>
                        <w:rPr>
                          <w:rFonts w:ascii="Consolas"/>
                          <w:color w:val="DD4968"/>
                          <w:sz w:val="23"/>
                        </w:rPr>
                        <w:t>begin</w:t>
                      </w:r>
                      <w:proofErr w:type="spellEnd"/>
                      <w:r>
                        <w:rPr>
                          <w:rFonts w:ascii="Consolas"/>
                          <w:color w:val="999999"/>
                          <w:sz w:val="23"/>
                        </w:rPr>
                        <w:t>(</w:t>
                      </w:r>
                      <w:r>
                        <w:rPr>
                          <w:rFonts w:ascii="Consolas"/>
                          <w:color w:val="990054"/>
                          <w:sz w:val="23"/>
                        </w:rPr>
                        <w:t>115200</w:t>
                      </w:r>
                      <w:r>
                        <w:rPr>
                          <w:rFonts w:ascii="Consolas"/>
                          <w:color w:val="999999"/>
                          <w:sz w:val="23"/>
                        </w:rPr>
                        <w:t>);</w:t>
                      </w:r>
                    </w:p>
                  </w:txbxContent>
                </v:textbox>
                <w10:anchorlock/>
              </v:shape>
            </w:pict>
          </mc:Fallback>
        </mc:AlternateContent>
      </w:r>
    </w:p>
    <w:p w:rsidR="00DA6855" w:rsidRDefault="00DA6855">
      <w:pPr>
        <w:pStyle w:val="BodyText"/>
        <w:rPr>
          <w:sz w:val="20"/>
        </w:rPr>
      </w:pPr>
    </w:p>
    <w:p w:rsidR="00DA6855" w:rsidRDefault="00DA6855">
      <w:pPr>
        <w:pStyle w:val="BodyText"/>
        <w:spacing w:before="5"/>
        <w:rPr>
          <w:sz w:val="21"/>
        </w:rPr>
      </w:pPr>
    </w:p>
    <w:p w:rsidR="00DA6855" w:rsidRDefault="00660AD9">
      <w:pPr>
        <w:pStyle w:val="BodyText"/>
        <w:spacing w:before="94"/>
        <w:ind w:left="213"/>
      </w:pPr>
      <w:r>
        <w:rPr>
          <w:color w:val="393939"/>
        </w:rPr>
        <w:t>You</w:t>
      </w:r>
      <w:r>
        <w:rPr>
          <w:color w:val="393939"/>
          <w:spacing w:val="-1"/>
        </w:rPr>
        <w:t xml:space="preserve"> </w:t>
      </w:r>
      <w:r>
        <w:rPr>
          <w:color w:val="393939"/>
        </w:rPr>
        <w:t>also</w:t>
      </w:r>
      <w:r>
        <w:rPr>
          <w:color w:val="393939"/>
          <w:spacing w:val="-1"/>
        </w:rPr>
        <w:t xml:space="preserve"> </w:t>
      </w:r>
      <w:r>
        <w:rPr>
          <w:color w:val="393939"/>
        </w:rPr>
        <w:t>define</w:t>
      </w:r>
      <w:r>
        <w:rPr>
          <w:color w:val="393939"/>
          <w:spacing w:val="-3"/>
        </w:rPr>
        <w:t xml:space="preserve"> </w:t>
      </w:r>
      <w:r>
        <w:rPr>
          <w:color w:val="393939"/>
        </w:rPr>
        <w:t>your</w:t>
      </w:r>
      <w:r>
        <w:rPr>
          <w:color w:val="393939"/>
          <w:spacing w:val="1"/>
        </w:rPr>
        <w:t xml:space="preserve"> </w:t>
      </w:r>
      <w:r>
        <w:rPr>
          <w:color w:val="393939"/>
        </w:rPr>
        <w:t>GPIOs as</w:t>
      </w:r>
      <w:r>
        <w:rPr>
          <w:color w:val="393939"/>
          <w:spacing w:val="-3"/>
        </w:rPr>
        <w:t xml:space="preserve"> </w:t>
      </w:r>
      <w:r>
        <w:rPr>
          <w:color w:val="393939"/>
        </w:rPr>
        <w:t>OUTPUTs</w:t>
      </w:r>
      <w:r>
        <w:rPr>
          <w:color w:val="393939"/>
          <w:spacing w:val="-3"/>
        </w:rPr>
        <w:t xml:space="preserve"> </w:t>
      </w:r>
      <w:r>
        <w:rPr>
          <w:color w:val="393939"/>
        </w:rPr>
        <w:t>and</w:t>
      </w:r>
      <w:r>
        <w:rPr>
          <w:color w:val="393939"/>
          <w:spacing w:val="-2"/>
        </w:rPr>
        <w:t xml:space="preserve"> </w:t>
      </w:r>
      <w:r>
        <w:rPr>
          <w:color w:val="393939"/>
        </w:rPr>
        <w:t>set</w:t>
      </w:r>
      <w:r>
        <w:rPr>
          <w:color w:val="393939"/>
          <w:spacing w:val="-2"/>
        </w:rPr>
        <w:t xml:space="preserve"> </w:t>
      </w:r>
      <w:r>
        <w:rPr>
          <w:color w:val="393939"/>
        </w:rPr>
        <w:t>them</w:t>
      </w:r>
      <w:r>
        <w:rPr>
          <w:color w:val="393939"/>
          <w:spacing w:val="-2"/>
        </w:rPr>
        <w:t xml:space="preserve"> </w:t>
      </w:r>
      <w:r>
        <w:rPr>
          <w:color w:val="393939"/>
        </w:rPr>
        <w:t>to</w:t>
      </w:r>
      <w:r>
        <w:rPr>
          <w:color w:val="393939"/>
          <w:spacing w:val="-1"/>
        </w:rPr>
        <w:t xml:space="preserve"> </w:t>
      </w:r>
      <w:r>
        <w:rPr>
          <w:color w:val="393939"/>
        </w:rPr>
        <w:t>LOW.</w:t>
      </w:r>
    </w:p>
    <w:p w:rsidR="00DA6855" w:rsidRDefault="00AF5842">
      <w:pPr>
        <w:pStyle w:val="BodyText"/>
        <w:ind w:left="184"/>
        <w:rPr>
          <w:sz w:val="20"/>
        </w:rPr>
      </w:pPr>
      <w:r>
        <w:rPr>
          <w:noProof/>
          <w:sz w:val="20"/>
        </w:rPr>
        <mc:AlternateContent>
          <mc:Choice Requires="wps">
            <w:drawing>
              <wp:inline distT="0" distB="0" distL="0" distR="0">
                <wp:extent cx="6573520" cy="1198245"/>
                <wp:effectExtent l="2540" t="3175" r="0" b="0"/>
                <wp:docPr id="105"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1198245"/>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ind w:left="28" w:right="4613"/>
                              <w:rPr>
                                <w:rFonts w:ascii="Consolas"/>
                                <w:sz w:val="23"/>
                              </w:rPr>
                            </w:pPr>
                            <w:r>
                              <w:rPr>
                                <w:rFonts w:ascii="Consolas"/>
                                <w:color w:val="6F8090"/>
                                <w:sz w:val="23"/>
                              </w:rPr>
                              <w:t>// Initialize the output variables as outputs</w:t>
                            </w:r>
                            <w:r>
                              <w:rPr>
                                <w:rFonts w:ascii="Consolas"/>
                                <w:color w:val="6F8090"/>
                                <w:spacing w:val="-124"/>
                                <w:sz w:val="23"/>
                              </w:rPr>
                              <w:t xml:space="preserve"> </w:t>
                            </w:r>
                            <w:proofErr w:type="spellStart"/>
                            <w:proofErr w:type="gramStart"/>
                            <w:r>
                              <w:rPr>
                                <w:rFonts w:ascii="Consolas"/>
                                <w:color w:val="DD4968"/>
                                <w:sz w:val="23"/>
                              </w:rPr>
                              <w:t>pinMode</w:t>
                            </w:r>
                            <w:proofErr w:type="spellEnd"/>
                            <w:r>
                              <w:rPr>
                                <w:rFonts w:ascii="Consolas"/>
                                <w:color w:val="999999"/>
                                <w:sz w:val="23"/>
                              </w:rPr>
                              <w:t>(</w:t>
                            </w:r>
                            <w:proofErr w:type="gramEnd"/>
                            <w:r>
                              <w:rPr>
                                <w:rFonts w:ascii="Consolas"/>
                                <w:sz w:val="23"/>
                              </w:rPr>
                              <w:t>output26</w:t>
                            </w:r>
                            <w:r>
                              <w:rPr>
                                <w:rFonts w:ascii="Consolas"/>
                                <w:color w:val="999999"/>
                                <w:sz w:val="23"/>
                              </w:rPr>
                              <w:t>,</w:t>
                            </w:r>
                            <w:r>
                              <w:rPr>
                                <w:rFonts w:ascii="Consolas"/>
                                <w:color w:val="999999"/>
                                <w:spacing w:val="-3"/>
                                <w:sz w:val="23"/>
                              </w:rPr>
                              <w:t xml:space="preserve"> </w:t>
                            </w:r>
                            <w:r>
                              <w:rPr>
                                <w:rFonts w:ascii="Consolas"/>
                                <w:sz w:val="23"/>
                              </w:rPr>
                              <w:t>OUTPUT</w:t>
                            </w:r>
                            <w:r>
                              <w:rPr>
                                <w:rFonts w:ascii="Consolas"/>
                                <w:color w:val="999999"/>
                                <w:sz w:val="23"/>
                              </w:rPr>
                              <w:t>);</w:t>
                            </w:r>
                          </w:p>
                          <w:p w:rsidR="00660AD9" w:rsidRDefault="00660AD9">
                            <w:pPr>
                              <w:spacing w:before="1"/>
                              <w:ind w:left="28"/>
                              <w:rPr>
                                <w:rFonts w:ascii="Consolas"/>
                                <w:sz w:val="23"/>
                              </w:rPr>
                            </w:pPr>
                            <w:proofErr w:type="spellStart"/>
                            <w:proofErr w:type="gramStart"/>
                            <w:r>
                              <w:rPr>
                                <w:rFonts w:ascii="Consolas"/>
                                <w:color w:val="DD4968"/>
                                <w:sz w:val="23"/>
                              </w:rPr>
                              <w:t>pinMode</w:t>
                            </w:r>
                            <w:proofErr w:type="spellEnd"/>
                            <w:r>
                              <w:rPr>
                                <w:rFonts w:ascii="Consolas"/>
                                <w:color w:val="999999"/>
                                <w:sz w:val="23"/>
                              </w:rPr>
                              <w:t>(</w:t>
                            </w:r>
                            <w:proofErr w:type="gramEnd"/>
                            <w:r>
                              <w:rPr>
                                <w:rFonts w:ascii="Consolas"/>
                                <w:sz w:val="23"/>
                              </w:rPr>
                              <w:t>output27</w:t>
                            </w:r>
                            <w:r>
                              <w:rPr>
                                <w:rFonts w:ascii="Consolas"/>
                                <w:color w:val="999999"/>
                                <w:sz w:val="23"/>
                              </w:rPr>
                              <w:t>,</w:t>
                            </w:r>
                            <w:r>
                              <w:rPr>
                                <w:rFonts w:ascii="Consolas"/>
                                <w:color w:val="999999"/>
                                <w:spacing w:val="-6"/>
                                <w:sz w:val="23"/>
                              </w:rPr>
                              <w:t xml:space="preserve"> </w:t>
                            </w:r>
                            <w:r>
                              <w:rPr>
                                <w:rFonts w:ascii="Consolas"/>
                                <w:sz w:val="23"/>
                              </w:rPr>
                              <w:t>OUTPUT</w:t>
                            </w:r>
                            <w:r>
                              <w:rPr>
                                <w:rFonts w:ascii="Consolas"/>
                                <w:color w:val="999999"/>
                                <w:sz w:val="23"/>
                              </w:rPr>
                              <w:t>);</w:t>
                            </w:r>
                          </w:p>
                          <w:p w:rsidR="00660AD9" w:rsidRDefault="00660AD9">
                            <w:pPr>
                              <w:pStyle w:val="BodyText"/>
                              <w:spacing w:before="11"/>
                              <w:rPr>
                                <w:rFonts w:ascii="Consolas"/>
                              </w:rPr>
                            </w:pPr>
                          </w:p>
                          <w:p w:rsidR="00660AD9" w:rsidRDefault="00660AD9">
                            <w:pPr>
                              <w:ind w:left="28" w:right="6763"/>
                              <w:rPr>
                                <w:rFonts w:ascii="Consolas"/>
                                <w:sz w:val="23"/>
                              </w:rPr>
                            </w:pPr>
                            <w:r>
                              <w:rPr>
                                <w:rFonts w:ascii="Consolas"/>
                                <w:color w:val="6F8090"/>
                                <w:sz w:val="23"/>
                              </w:rPr>
                              <w:t>// Set outputs to LOW</w:t>
                            </w:r>
                            <w:r>
                              <w:rPr>
                                <w:rFonts w:ascii="Consolas"/>
                                <w:color w:val="6F8090"/>
                                <w:spacing w:val="1"/>
                                <w:sz w:val="23"/>
                              </w:rPr>
                              <w:t xml:space="preserve"> </w:t>
                            </w:r>
                            <w:proofErr w:type="spellStart"/>
                            <w:proofErr w:type="gramStart"/>
                            <w:r>
                              <w:rPr>
                                <w:rFonts w:ascii="Consolas"/>
                                <w:color w:val="DD4968"/>
                                <w:sz w:val="23"/>
                              </w:rPr>
                              <w:t>digitalWrite</w:t>
                            </w:r>
                            <w:proofErr w:type="spellEnd"/>
                            <w:r>
                              <w:rPr>
                                <w:rFonts w:ascii="Consolas"/>
                                <w:color w:val="999999"/>
                                <w:sz w:val="23"/>
                              </w:rPr>
                              <w:t>(</w:t>
                            </w:r>
                            <w:proofErr w:type="gramEnd"/>
                            <w:r>
                              <w:rPr>
                                <w:rFonts w:ascii="Consolas"/>
                                <w:sz w:val="23"/>
                              </w:rPr>
                              <w:t>output26</w:t>
                            </w:r>
                            <w:r>
                              <w:rPr>
                                <w:rFonts w:ascii="Consolas"/>
                                <w:color w:val="999999"/>
                                <w:sz w:val="23"/>
                              </w:rPr>
                              <w:t xml:space="preserve">, </w:t>
                            </w:r>
                            <w:r>
                              <w:rPr>
                                <w:rFonts w:ascii="Consolas"/>
                                <w:sz w:val="23"/>
                              </w:rPr>
                              <w:t>LOW</w:t>
                            </w:r>
                            <w:r>
                              <w:rPr>
                                <w:rFonts w:ascii="Consolas"/>
                                <w:color w:val="999999"/>
                                <w:sz w:val="23"/>
                              </w:rPr>
                              <w:t>);</w:t>
                            </w:r>
                            <w:r>
                              <w:rPr>
                                <w:rFonts w:ascii="Consolas"/>
                                <w:color w:val="999999"/>
                                <w:spacing w:val="-124"/>
                                <w:sz w:val="23"/>
                              </w:rPr>
                              <w:t xml:space="preserve"> </w:t>
                            </w:r>
                            <w:proofErr w:type="spellStart"/>
                            <w:r>
                              <w:rPr>
                                <w:rFonts w:ascii="Consolas"/>
                                <w:color w:val="DD4968"/>
                                <w:sz w:val="23"/>
                              </w:rPr>
                              <w:t>digitalWrite</w:t>
                            </w:r>
                            <w:proofErr w:type="spellEnd"/>
                            <w:r>
                              <w:rPr>
                                <w:rFonts w:ascii="Consolas"/>
                                <w:color w:val="999999"/>
                                <w:sz w:val="23"/>
                              </w:rPr>
                              <w:t>(</w:t>
                            </w:r>
                            <w:r>
                              <w:rPr>
                                <w:rFonts w:ascii="Consolas"/>
                                <w:sz w:val="23"/>
                              </w:rPr>
                              <w:t>output27</w:t>
                            </w:r>
                            <w:r>
                              <w:rPr>
                                <w:rFonts w:ascii="Consolas"/>
                                <w:color w:val="999999"/>
                                <w:sz w:val="23"/>
                              </w:rPr>
                              <w:t>,</w:t>
                            </w:r>
                            <w:r>
                              <w:rPr>
                                <w:rFonts w:ascii="Consolas"/>
                                <w:color w:val="999999"/>
                                <w:spacing w:val="-10"/>
                                <w:sz w:val="23"/>
                              </w:rPr>
                              <w:t xml:space="preserve"> </w:t>
                            </w:r>
                            <w:r>
                              <w:rPr>
                                <w:rFonts w:ascii="Consolas"/>
                                <w:sz w:val="23"/>
                              </w:rPr>
                              <w:t>LOW</w:t>
                            </w:r>
                            <w:r>
                              <w:rPr>
                                <w:rFonts w:ascii="Consolas"/>
                                <w:color w:val="999999"/>
                                <w:sz w:val="23"/>
                              </w:rPr>
                              <w:t>);</w:t>
                            </w:r>
                          </w:p>
                        </w:txbxContent>
                      </wps:txbx>
                      <wps:bodyPr rot="0" vert="horz" wrap="square" lIns="0" tIns="0" rIns="0" bIns="0" anchor="t" anchorCtr="0" upright="1">
                        <a:noAutofit/>
                      </wps:bodyPr>
                    </wps:wsp>
                  </a:graphicData>
                </a:graphic>
              </wp:inline>
            </w:drawing>
          </mc:Choice>
          <mc:Fallback>
            <w:pict>
              <v:shape id="Text Box 150" o:spid="_x0000_s1034" type="#_x0000_t202" style="width:517.6pt;height:9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" fillcolor="#f5f1ef" stroked="f">
                <v:textbox inset="0,0,0,0">
                  <w:txbxContent>
                    <w:p w:rsidR="00660AD9" w:rsidRDefault="00660AD9">
                      <w:pPr>
                        <w:ind w:left="28" w:right="4613"/>
                        <w:rPr>
                          <w:rFonts w:ascii="Consolas"/>
                          <w:sz w:val="23"/>
                        </w:rPr>
                      </w:pPr>
                      <w:r>
                        <w:rPr>
                          <w:rFonts w:ascii="Consolas"/>
                          <w:color w:val="6F8090"/>
                          <w:sz w:val="23"/>
                        </w:rPr>
                        <w:t>// Initialize the output variables as outputs</w:t>
                      </w:r>
                      <w:r>
                        <w:rPr>
                          <w:rFonts w:ascii="Consolas"/>
                          <w:color w:val="6F8090"/>
                          <w:spacing w:val="-124"/>
                          <w:sz w:val="23"/>
                        </w:rPr>
                        <w:t xml:space="preserve"> </w:t>
                      </w:r>
                      <w:proofErr w:type="spellStart"/>
                      <w:proofErr w:type="gramStart"/>
                      <w:r>
                        <w:rPr>
                          <w:rFonts w:ascii="Consolas"/>
                          <w:color w:val="DD4968"/>
                          <w:sz w:val="23"/>
                        </w:rPr>
                        <w:t>pinMode</w:t>
                      </w:r>
                      <w:proofErr w:type="spellEnd"/>
                      <w:r>
                        <w:rPr>
                          <w:rFonts w:ascii="Consolas"/>
                          <w:color w:val="999999"/>
                          <w:sz w:val="23"/>
                        </w:rPr>
                        <w:t>(</w:t>
                      </w:r>
                      <w:proofErr w:type="gramEnd"/>
                      <w:r>
                        <w:rPr>
                          <w:rFonts w:ascii="Consolas"/>
                          <w:sz w:val="23"/>
                        </w:rPr>
                        <w:t>output26</w:t>
                      </w:r>
                      <w:r>
                        <w:rPr>
                          <w:rFonts w:ascii="Consolas"/>
                          <w:color w:val="999999"/>
                          <w:sz w:val="23"/>
                        </w:rPr>
                        <w:t>,</w:t>
                      </w:r>
                      <w:r>
                        <w:rPr>
                          <w:rFonts w:ascii="Consolas"/>
                          <w:color w:val="999999"/>
                          <w:spacing w:val="-3"/>
                          <w:sz w:val="23"/>
                        </w:rPr>
                        <w:t xml:space="preserve"> </w:t>
                      </w:r>
                      <w:r>
                        <w:rPr>
                          <w:rFonts w:ascii="Consolas"/>
                          <w:sz w:val="23"/>
                        </w:rPr>
                        <w:t>OUTPUT</w:t>
                      </w:r>
                      <w:r>
                        <w:rPr>
                          <w:rFonts w:ascii="Consolas"/>
                          <w:color w:val="999999"/>
                          <w:sz w:val="23"/>
                        </w:rPr>
                        <w:t>);</w:t>
                      </w:r>
                    </w:p>
                    <w:p w:rsidR="00660AD9" w:rsidRDefault="00660AD9">
                      <w:pPr>
                        <w:spacing w:before="1"/>
                        <w:ind w:left="28"/>
                        <w:rPr>
                          <w:rFonts w:ascii="Consolas"/>
                          <w:sz w:val="23"/>
                        </w:rPr>
                      </w:pPr>
                      <w:proofErr w:type="spellStart"/>
                      <w:proofErr w:type="gramStart"/>
                      <w:r>
                        <w:rPr>
                          <w:rFonts w:ascii="Consolas"/>
                          <w:color w:val="DD4968"/>
                          <w:sz w:val="23"/>
                        </w:rPr>
                        <w:t>pinMode</w:t>
                      </w:r>
                      <w:proofErr w:type="spellEnd"/>
                      <w:r>
                        <w:rPr>
                          <w:rFonts w:ascii="Consolas"/>
                          <w:color w:val="999999"/>
                          <w:sz w:val="23"/>
                        </w:rPr>
                        <w:t>(</w:t>
                      </w:r>
                      <w:proofErr w:type="gramEnd"/>
                      <w:r>
                        <w:rPr>
                          <w:rFonts w:ascii="Consolas"/>
                          <w:sz w:val="23"/>
                        </w:rPr>
                        <w:t>output27</w:t>
                      </w:r>
                      <w:r>
                        <w:rPr>
                          <w:rFonts w:ascii="Consolas"/>
                          <w:color w:val="999999"/>
                          <w:sz w:val="23"/>
                        </w:rPr>
                        <w:t>,</w:t>
                      </w:r>
                      <w:r>
                        <w:rPr>
                          <w:rFonts w:ascii="Consolas"/>
                          <w:color w:val="999999"/>
                          <w:spacing w:val="-6"/>
                          <w:sz w:val="23"/>
                        </w:rPr>
                        <w:t xml:space="preserve"> </w:t>
                      </w:r>
                      <w:r>
                        <w:rPr>
                          <w:rFonts w:ascii="Consolas"/>
                          <w:sz w:val="23"/>
                        </w:rPr>
                        <w:t>OUTPUT</w:t>
                      </w:r>
                      <w:r>
                        <w:rPr>
                          <w:rFonts w:ascii="Consolas"/>
                          <w:color w:val="999999"/>
                          <w:sz w:val="23"/>
                        </w:rPr>
                        <w:t>);</w:t>
                      </w:r>
                    </w:p>
                    <w:p w:rsidR="00660AD9" w:rsidRDefault="00660AD9">
                      <w:pPr>
                        <w:pStyle w:val="BodyText"/>
                        <w:spacing w:before="11"/>
                        <w:rPr>
                          <w:rFonts w:ascii="Consolas"/>
                        </w:rPr>
                      </w:pPr>
                    </w:p>
                    <w:p w:rsidR="00660AD9" w:rsidRDefault="00660AD9">
                      <w:pPr>
                        <w:ind w:left="28" w:right="6763"/>
                        <w:rPr>
                          <w:rFonts w:ascii="Consolas"/>
                          <w:sz w:val="23"/>
                        </w:rPr>
                      </w:pPr>
                      <w:r>
                        <w:rPr>
                          <w:rFonts w:ascii="Consolas"/>
                          <w:color w:val="6F8090"/>
                          <w:sz w:val="23"/>
                        </w:rPr>
                        <w:t>// Set outputs to LOW</w:t>
                      </w:r>
                      <w:r>
                        <w:rPr>
                          <w:rFonts w:ascii="Consolas"/>
                          <w:color w:val="6F8090"/>
                          <w:spacing w:val="1"/>
                          <w:sz w:val="23"/>
                        </w:rPr>
                        <w:t xml:space="preserve"> </w:t>
                      </w:r>
                      <w:proofErr w:type="spellStart"/>
                      <w:proofErr w:type="gramStart"/>
                      <w:r>
                        <w:rPr>
                          <w:rFonts w:ascii="Consolas"/>
                          <w:color w:val="DD4968"/>
                          <w:sz w:val="23"/>
                        </w:rPr>
                        <w:t>digitalWrite</w:t>
                      </w:r>
                      <w:proofErr w:type="spellEnd"/>
                      <w:r>
                        <w:rPr>
                          <w:rFonts w:ascii="Consolas"/>
                          <w:color w:val="999999"/>
                          <w:sz w:val="23"/>
                        </w:rPr>
                        <w:t>(</w:t>
                      </w:r>
                      <w:proofErr w:type="gramEnd"/>
                      <w:r>
                        <w:rPr>
                          <w:rFonts w:ascii="Consolas"/>
                          <w:sz w:val="23"/>
                        </w:rPr>
                        <w:t>output26</w:t>
                      </w:r>
                      <w:r>
                        <w:rPr>
                          <w:rFonts w:ascii="Consolas"/>
                          <w:color w:val="999999"/>
                          <w:sz w:val="23"/>
                        </w:rPr>
                        <w:t xml:space="preserve">, </w:t>
                      </w:r>
                      <w:r>
                        <w:rPr>
                          <w:rFonts w:ascii="Consolas"/>
                          <w:sz w:val="23"/>
                        </w:rPr>
                        <w:t>LOW</w:t>
                      </w:r>
                      <w:r>
                        <w:rPr>
                          <w:rFonts w:ascii="Consolas"/>
                          <w:color w:val="999999"/>
                          <w:sz w:val="23"/>
                        </w:rPr>
                        <w:t>);</w:t>
                      </w:r>
                      <w:r>
                        <w:rPr>
                          <w:rFonts w:ascii="Consolas"/>
                          <w:color w:val="999999"/>
                          <w:spacing w:val="-124"/>
                          <w:sz w:val="23"/>
                        </w:rPr>
                        <w:t xml:space="preserve"> </w:t>
                      </w:r>
                      <w:proofErr w:type="spellStart"/>
                      <w:r>
                        <w:rPr>
                          <w:rFonts w:ascii="Consolas"/>
                          <w:color w:val="DD4968"/>
                          <w:sz w:val="23"/>
                        </w:rPr>
                        <w:t>digitalWrite</w:t>
                      </w:r>
                      <w:proofErr w:type="spellEnd"/>
                      <w:r>
                        <w:rPr>
                          <w:rFonts w:ascii="Consolas"/>
                          <w:color w:val="999999"/>
                          <w:sz w:val="23"/>
                        </w:rPr>
                        <w:t>(</w:t>
                      </w:r>
                      <w:r>
                        <w:rPr>
                          <w:rFonts w:ascii="Consolas"/>
                          <w:sz w:val="23"/>
                        </w:rPr>
                        <w:t>output27</w:t>
                      </w:r>
                      <w:r>
                        <w:rPr>
                          <w:rFonts w:ascii="Consolas"/>
                          <w:color w:val="999999"/>
                          <w:sz w:val="23"/>
                        </w:rPr>
                        <w:t>,</w:t>
                      </w:r>
                      <w:r>
                        <w:rPr>
                          <w:rFonts w:ascii="Consolas"/>
                          <w:color w:val="999999"/>
                          <w:spacing w:val="-10"/>
                          <w:sz w:val="23"/>
                        </w:rPr>
                        <w:t xml:space="preserve"> </w:t>
                      </w:r>
                      <w:r>
                        <w:rPr>
                          <w:rFonts w:ascii="Consolas"/>
                          <w:sz w:val="23"/>
                        </w:rPr>
                        <w:t>LOW</w:t>
                      </w:r>
                      <w:r>
                        <w:rPr>
                          <w:rFonts w:ascii="Consolas"/>
                          <w:color w:val="999999"/>
                          <w:sz w:val="23"/>
                        </w:rPr>
                        <w:t>);</w:t>
                      </w:r>
                    </w:p>
                  </w:txbxContent>
                </v:textbox>
                <w10:anchorlock/>
              </v:shape>
            </w:pict>
          </mc:Fallback>
        </mc:AlternateContent>
      </w:r>
    </w:p>
    <w:p w:rsidR="00DA6855" w:rsidRDefault="00DA6855">
      <w:pPr>
        <w:pStyle w:val="BodyText"/>
        <w:spacing w:before="9"/>
        <w:rPr>
          <w:sz w:val="12"/>
        </w:rPr>
      </w:pPr>
    </w:p>
    <w:p w:rsidR="00DA6855" w:rsidRDefault="00660AD9">
      <w:pPr>
        <w:pStyle w:val="BodyText"/>
        <w:spacing w:before="99" w:after="3" w:line="232" w:lineRule="auto"/>
        <w:ind w:left="213" w:right="1080"/>
      </w:pPr>
      <w:r>
        <w:rPr>
          <w:color w:val="393939"/>
        </w:rPr>
        <w:t xml:space="preserve">The following lines begin the Wi-Fi connection with </w:t>
      </w:r>
      <w:proofErr w:type="spellStart"/>
      <w:r>
        <w:rPr>
          <w:rFonts w:ascii="Courier New"/>
          <w:color w:val="393939"/>
          <w:shd w:val="clear" w:color="auto" w:fill="EBEBEB"/>
        </w:rPr>
        <w:t>WiFi.begin</w:t>
      </w:r>
      <w:proofErr w:type="spellEnd"/>
      <w:r>
        <w:rPr>
          <w:rFonts w:ascii="Courier New"/>
          <w:color w:val="393939"/>
          <w:shd w:val="clear" w:color="auto" w:fill="EBEBEB"/>
        </w:rPr>
        <w:t>(</w:t>
      </w:r>
      <w:proofErr w:type="spellStart"/>
      <w:r>
        <w:rPr>
          <w:rFonts w:ascii="Courier New"/>
          <w:color w:val="393939"/>
          <w:shd w:val="clear" w:color="auto" w:fill="EBEBEB"/>
        </w:rPr>
        <w:t>ssid</w:t>
      </w:r>
      <w:proofErr w:type="spellEnd"/>
      <w:r>
        <w:rPr>
          <w:rFonts w:ascii="Courier New"/>
          <w:color w:val="393939"/>
          <w:shd w:val="clear" w:color="auto" w:fill="EBEBEB"/>
        </w:rPr>
        <w:t>, password)</w:t>
      </w:r>
      <w:r>
        <w:rPr>
          <w:color w:val="393939"/>
        </w:rPr>
        <w:t>, wait for a</w:t>
      </w:r>
      <w:r>
        <w:rPr>
          <w:color w:val="393939"/>
          <w:spacing w:val="-59"/>
        </w:rPr>
        <w:t xml:space="preserve"> </w:t>
      </w:r>
      <w:r>
        <w:rPr>
          <w:color w:val="393939"/>
        </w:rPr>
        <w:t>successful</w:t>
      </w:r>
      <w:r>
        <w:rPr>
          <w:color w:val="393939"/>
          <w:spacing w:val="-3"/>
        </w:rPr>
        <w:t xml:space="preserve"> </w:t>
      </w:r>
      <w:r>
        <w:rPr>
          <w:color w:val="393939"/>
        </w:rPr>
        <w:t>connection</w:t>
      </w:r>
      <w:r>
        <w:rPr>
          <w:color w:val="393939"/>
          <w:spacing w:val="-3"/>
        </w:rPr>
        <w:t xml:space="preserve"> </w:t>
      </w:r>
      <w:r>
        <w:rPr>
          <w:color w:val="393939"/>
        </w:rPr>
        <w:t>and print</w:t>
      </w:r>
      <w:r>
        <w:rPr>
          <w:color w:val="393939"/>
          <w:spacing w:val="-1"/>
        </w:rPr>
        <w:t xml:space="preserve"> </w:t>
      </w:r>
      <w:r>
        <w:rPr>
          <w:color w:val="393939"/>
        </w:rPr>
        <w:t>the</w:t>
      </w:r>
      <w:r>
        <w:rPr>
          <w:color w:val="393939"/>
          <w:spacing w:val="-2"/>
        </w:rPr>
        <w:t xml:space="preserve"> </w:t>
      </w:r>
      <w:r>
        <w:rPr>
          <w:color w:val="393939"/>
        </w:rPr>
        <w:t>ESP IP</w:t>
      </w:r>
      <w:r>
        <w:rPr>
          <w:color w:val="393939"/>
          <w:spacing w:val="-3"/>
        </w:rPr>
        <w:t xml:space="preserve"> </w:t>
      </w:r>
      <w:r>
        <w:rPr>
          <w:color w:val="393939"/>
        </w:rPr>
        <w:t>address in</w:t>
      </w:r>
      <w:r>
        <w:rPr>
          <w:color w:val="393939"/>
          <w:spacing w:val="-2"/>
        </w:rPr>
        <w:t xml:space="preserve"> </w:t>
      </w:r>
      <w:r>
        <w:rPr>
          <w:color w:val="393939"/>
        </w:rPr>
        <w:t>the Serial Monitor.</w:t>
      </w:r>
    </w:p>
    <w:p w:rsidR="00DA6855" w:rsidRDefault="00AF5842">
      <w:pPr>
        <w:pStyle w:val="BodyText"/>
        <w:ind w:left="184"/>
        <w:rPr>
          <w:sz w:val="20"/>
        </w:rPr>
      </w:pPr>
      <w:r>
        <w:rPr>
          <w:noProof/>
          <w:sz w:val="20"/>
        </w:rPr>
        <mc:AlternateContent>
          <mc:Choice Requires="wps">
            <w:drawing>
              <wp:inline distT="0" distB="0" distL="0" distR="0">
                <wp:extent cx="6573520" cy="2766695"/>
                <wp:effectExtent l="2540" t="0" r="0" b="0"/>
                <wp:docPr id="104"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2766695"/>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ind w:left="28" w:right="3981"/>
                              <w:rPr>
                                <w:rFonts w:ascii="Consolas"/>
                                <w:sz w:val="23"/>
                              </w:rPr>
                            </w:pPr>
                            <w:r>
                              <w:rPr>
                                <w:rFonts w:ascii="Consolas"/>
                                <w:color w:val="6F8090"/>
                                <w:sz w:val="23"/>
                              </w:rPr>
                              <w:t>// Connect to Wi-Fi network with SSID and password</w:t>
                            </w:r>
                            <w:r>
                              <w:rPr>
                                <w:rFonts w:ascii="Consolas"/>
                                <w:color w:val="6F8090"/>
                                <w:spacing w:val="-124"/>
                                <w:sz w:val="23"/>
                              </w:rPr>
                              <w:t xml:space="preserve"> </w:t>
                            </w:r>
                            <w:proofErr w:type="spellStart"/>
                            <w:r>
                              <w:rPr>
                                <w:rFonts w:ascii="Consolas"/>
                                <w:sz w:val="23"/>
                              </w:rPr>
                              <w:t>Serial</w:t>
                            </w:r>
                            <w:r>
                              <w:rPr>
                                <w:rFonts w:ascii="Consolas"/>
                                <w:color w:val="999999"/>
                                <w:sz w:val="23"/>
                              </w:rPr>
                              <w:t>.</w:t>
                            </w:r>
                            <w:r>
                              <w:rPr>
                                <w:rFonts w:ascii="Consolas"/>
                                <w:color w:val="DD4968"/>
                                <w:sz w:val="23"/>
                              </w:rPr>
                              <w:t>print</w:t>
                            </w:r>
                            <w:proofErr w:type="spellEnd"/>
                            <w:r>
                              <w:rPr>
                                <w:rFonts w:ascii="Consolas"/>
                                <w:color w:val="999999"/>
                                <w:sz w:val="23"/>
                              </w:rPr>
                              <w:t>(</w:t>
                            </w:r>
                            <w:r>
                              <w:rPr>
                                <w:rFonts w:ascii="Consolas"/>
                                <w:color w:val="669900"/>
                                <w:sz w:val="23"/>
                              </w:rPr>
                              <w:t>"Connecting to "</w:t>
                            </w:r>
                            <w:r>
                              <w:rPr>
                                <w:rFonts w:ascii="Consolas"/>
                                <w:color w:val="999999"/>
                                <w:sz w:val="23"/>
                              </w:rPr>
                              <w:t>);</w:t>
                            </w:r>
                            <w:r>
                              <w:rPr>
                                <w:rFonts w:ascii="Consolas"/>
                                <w:color w:val="999999"/>
                                <w:spacing w:val="1"/>
                                <w:sz w:val="23"/>
                              </w:rPr>
                              <w:t xml:space="preserve"> </w:t>
                            </w:r>
                            <w:proofErr w:type="spellStart"/>
                            <w:r>
                              <w:rPr>
                                <w:rFonts w:ascii="Consolas"/>
                                <w:sz w:val="23"/>
                              </w:rPr>
                              <w:t>Serial</w:t>
                            </w:r>
                            <w:r>
                              <w:rPr>
                                <w:rFonts w:ascii="Consolas"/>
                                <w:color w:val="999999"/>
                                <w:sz w:val="23"/>
                              </w:rPr>
                              <w:t>.</w:t>
                            </w:r>
                            <w:r>
                              <w:rPr>
                                <w:rFonts w:ascii="Consolas"/>
                                <w:color w:val="DD4968"/>
                                <w:sz w:val="23"/>
                              </w:rPr>
                              <w:t>println</w:t>
                            </w:r>
                            <w:proofErr w:type="spellEnd"/>
                            <w:r>
                              <w:rPr>
                                <w:rFonts w:ascii="Consolas"/>
                                <w:color w:val="999999"/>
                                <w:sz w:val="23"/>
                              </w:rPr>
                              <w:t>(</w:t>
                            </w:r>
                            <w:proofErr w:type="spellStart"/>
                            <w:r>
                              <w:rPr>
                                <w:rFonts w:ascii="Consolas"/>
                                <w:sz w:val="23"/>
                              </w:rPr>
                              <w:t>ssid</w:t>
                            </w:r>
                            <w:proofErr w:type="spellEnd"/>
                            <w:r>
                              <w:rPr>
                                <w:rFonts w:ascii="Consolas"/>
                                <w:color w:val="999999"/>
                                <w:sz w:val="23"/>
                              </w:rPr>
                              <w:t>);</w:t>
                            </w:r>
                          </w:p>
                          <w:p w:rsidR="00660AD9" w:rsidRDefault="00660AD9">
                            <w:pPr>
                              <w:spacing w:line="269" w:lineRule="exact"/>
                              <w:ind w:left="28"/>
                              <w:rPr>
                                <w:rFonts w:ascii="Consolas"/>
                                <w:sz w:val="23"/>
                              </w:rPr>
                            </w:pPr>
                            <w:proofErr w:type="spellStart"/>
                            <w:r>
                              <w:rPr>
                                <w:rFonts w:ascii="Consolas"/>
                                <w:sz w:val="23"/>
                              </w:rPr>
                              <w:t>WiFi</w:t>
                            </w:r>
                            <w:r>
                              <w:rPr>
                                <w:rFonts w:ascii="Consolas"/>
                                <w:color w:val="999999"/>
                                <w:sz w:val="23"/>
                              </w:rPr>
                              <w:t>.</w:t>
                            </w:r>
                            <w:r>
                              <w:rPr>
                                <w:rFonts w:ascii="Consolas"/>
                                <w:color w:val="DD4968"/>
                                <w:sz w:val="23"/>
                              </w:rPr>
                              <w:t>begin</w:t>
                            </w:r>
                            <w:proofErr w:type="spellEnd"/>
                            <w:r>
                              <w:rPr>
                                <w:rFonts w:ascii="Consolas"/>
                                <w:color w:val="999999"/>
                                <w:sz w:val="23"/>
                              </w:rPr>
                              <w:t>(</w:t>
                            </w:r>
                            <w:proofErr w:type="spellStart"/>
                            <w:r>
                              <w:rPr>
                                <w:rFonts w:ascii="Consolas"/>
                                <w:sz w:val="23"/>
                              </w:rPr>
                              <w:t>ssid</w:t>
                            </w:r>
                            <w:proofErr w:type="spellEnd"/>
                            <w:r>
                              <w:rPr>
                                <w:rFonts w:ascii="Consolas"/>
                                <w:color w:val="999999"/>
                                <w:sz w:val="23"/>
                              </w:rPr>
                              <w:t>,</w:t>
                            </w:r>
                            <w:r>
                              <w:rPr>
                                <w:rFonts w:ascii="Consolas"/>
                                <w:color w:val="999999"/>
                                <w:spacing w:val="-4"/>
                                <w:sz w:val="23"/>
                              </w:rPr>
                              <w:t xml:space="preserve"> </w:t>
                            </w:r>
                            <w:r>
                              <w:rPr>
                                <w:rFonts w:ascii="Consolas"/>
                                <w:sz w:val="23"/>
                              </w:rPr>
                              <w:t>password</w:t>
                            </w:r>
                            <w:r>
                              <w:rPr>
                                <w:rFonts w:ascii="Consolas"/>
                                <w:color w:val="999999"/>
                                <w:sz w:val="23"/>
                              </w:rPr>
                              <w:t>);</w:t>
                            </w:r>
                          </w:p>
                          <w:p w:rsidR="00660AD9" w:rsidRDefault="00660AD9">
                            <w:pPr>
                              <w:ind w:left="283" w:right="5372" w:hanging="255"/>
                              <w:rPr>
                                <w:rFonts w:ascii="Consolas"/>
                                <w:sz w:val="23"/>
                              </w:rPr>
                            </w:pPr>
                            <w:r>
                              <w:rPr>
                                <w:rFonts w:ascii="Consolas"/>
                                <w:color w:val="0077AA"/>
                                <w:sz w:val="23"/>
                              </w:rPr>
                              <w:t xml:space="preserve">while </w:t>
                            </w:r>
                            <w:r>
                              <w:rPr>
                                <w:rFonts w:ascii="Consolas"/>
                                <w:color w:val="999999"/>
                                <w:sz w:val="23"/>
                              </w:rPr>
                              <w:t>(</w:t>
                            </w:r>
                            <w:proofErr w:type="spellStart"/>
                            <w:r>
                              <w:rPr>
                                <w:rFonts w:ascii="Consolas"/>
                                <w:sz w:val="23"/>
                              </w:rPr>
                              <w:t>WiFi</w:t>
                            </w:r>
                            <w:r>
                              <w:rPr>
                                <w:rFonts w:ascii="Consolas"/>
                                <w:color w:val="999999"/>
                                <w:sz w:val="23"/>
                              </w:rPr>
                              <w:t>.</w:t>
                            </w:r>
                            <w:r>
                              <w:rPr>
                                <w:rFonts w:ascii="Consolas"/>
                                <w:color w:val="DD4968"/>
                                <w:sz w:val="23"/>
                              </w:rPr>
                              <w:t>status</w:t>
                            </w:r>
                            <w:proofErr w:type="spellEnd"/>
                            <w:r>
                              <w:rPr>
                                <w:rFonts w:ascii="Consolas"/>
                                <w:color w:val="999999"/>
                                <w:sz w:val="23"/>
                              </w:rPr>
                              <w:t>(</w:t>
                            </w:r>
                            <w:proofErr w:type="gramStart"/>
                            <w:r>
                              <w:rPr>
                                <w:rFonts w:ascii="Consolas"/>
                                <w:color w:val="999999"/>
                                <w:sz w:val="23"/>
                              </w:rPr>
                              <w:t xml:space="preserve">) </w:t>
                            </w:r>
                            <w:r>
                              <w:rPr>
                                <w:rFonts w:ascii="Consolas"/>
                                <w:color w:val="9A6D39"/>
                                <w:sz w:val="23"/>
                              </w:rPr>
                              <w:t>!</w:t>
                            </w:r>
                            <w:proofErr w:type="gramEnd"/>
                            <w:r>
                              <w:rPr>
                                <w:rFonts w:ascii="Consolas"/>
                                <w:color w:val="9A6D39"/>
                                <w:sz w:val="23"/>
                              </w:rPr>
                              <w:t xml:space="preserve">= </w:t>
                            </w:r>
                            <w:r>
                              <w:rPr>
                                <w:rFonts w:ascii="Consolas"/>
                                <w:sz w:val="23"/>
                              </w:rPr>
                              <w:t>WL_CONNECTED</w:t>
                            </w:r>
                            <w:r>
                              <w:rPr>
                                <w:rFonts w:ascii="Consolas"/>
                                <w:color w:val="999999"/>
                                <w:sz w:val="23"/>
                              </w:rPr>
                              <w:t>) {</w:t>
                            </w:r>
                            <w:r>
                              <w:rPr>
                                <w:rFonts w:ascii="Consolas"/>
                                <w:color w:val="999999"/>
                                <w:spacing w:val="-124"/>
                                <w:sz w:val="23"/>
                              </w:rPr>
                              <w:t xml:space="preserve"> </w:t>
                            </w:r>
                            <w:r>
                              <w:rPr>
                                <w:rFonts w:ascii="Consolas"/>
                                <w:color w:val="DD4968"/>
                                <w:sz w:val="23"/>
                              </w:rPr>
                              <w:t>delay</w:t>
                            </w:r>
                            <w:r>
                              <w:rPr>
                                <w:rFonts w:ascii="Consolas"/>
                                <w:color w:val="999999"/>
                                <w:sz w:val="23"/>
                              </w:rPr>
                              <w:t>(</w:t>
                            </w:r>
                            <w:r>
                              <w:rPr>
                                <w:rFonts w:ascii="Consolas"/>
                                <w:color w:val="990054"/>
                                <w:sz w:val="23"/>
                              </w:rPr>
                              <w:t>500</w:t>
                            </w:r>
                            <w:r>
                              <w:rPr>
                                <w:rFonts w:ascii="Consolas"/>
                                <w:color w:val="999999"/>
                                <w:sz w:val="23"/>
                              </w:rPr>
                              <w:t>);</w:t>
                            </w:r>
                          </w:p>
                          <w:p w:rsidR="00660AD9" w:rsidRDefault="00660AD9">
                            <w:pPr>
                              <w:spacing w:before="1"/>
                              <w:ind w:left="283"/>
                              <w:rPr>
                                <w:rFonts w:ascii="Consolas"/>
                                <w:sz w:val="23"/>
                              </w:rPr>
                            </w:pPr>
                            <w:proofErr w:type="spellStart"/>
                            <w:r>
                              <w:rPr>
                                <w:rFonts w:ascii="Consolas"/>
                                <w:sz w:val="23"/>
                              </w:rPr>
                              <w:t>Serial</w:t>
                            </w:r>
                            <w:r>
                              <w:rPr>
                                <w:rFonts w:ascii="Consolas"/>
                                <w:color w:val="999999"/>
                                <w:sz w:val="23"/>
                              </w:rPr>
                              <w:t>.</w:t>
                            </w:r>
                            <w:r>
                              <w:rPr>
                                <w:rFonts w:ascii="Consolas"/>
                                <w:color w:val="DD4968"/>
                                <w:sz w:val="23"/>
                              </w:rPr>
                              <w:t>print</w:t>
                            </w:r>
                            <w:proofErr w:type="spellEnd"/>
                            <w:r>
                              <w:rPr>
                                <w:rFonts w:ascii="Consolas"/>
                                <w:color w:val="999999"/>
                                <w:sz w:val="23"/>
                              </w:rPr>
                              <w:t>(</w:t>
                            </w:r>
                            <w:r>
                              <w:rPr>
                                <w:rFonts w:ascii="Consolas"/>
                                <w:color w:val="669900"/>
                                <w:sz w:val="23"/>
                              </w:rPr>
                              <w:t>"."</w:t>
                            </w:r>
                            <w:r>
                              <w:rPr>
                                <w:rFonts w:ascii="Consolas"/>
                                <w:color w:val="999999"/>
                                <w:sz w:val="23"/>
                              </w:rPr>
                              <w:t>);</w:t>
                            </w:r>
                          </w:p>
                          <w:p w:rsidR="00660AD9" w:rsidRDefault="00660AD9">
                            <w:pPr>
                              <w:spacing w:line="269" w:lineRule="exact"/>
                              <w:ind w:left="28"/>
                              <w:rPr>
                                <w:rFonts w:ascii="Consolas"/>
                                <w:sz w:val="23"/>
                              </w:rPr>
                            </w:pPr>
                            <w:r>
                              <w:rPr>
                                <w:rFonts w:ascii="Consolas"/>
                                <w:color w:val="999999"/>
                                <w:sz w:val="23"/>
                              </w:rPr>
                              <w:t>}</w:t>
                            </w:r>
                          </w:p>
                          <w:p w:rsidR="00660AD9" w:rsidRDefault="00660AD9">
                            <w:pPr>
                              <w:ind w:left="28" w:right="4487"/>
                              <w:rPr>
                                <w:rFonts w:ascii="Consolas"/>
                                <w:sz w:val="23"/>
                              </w:rPr>
                            </w:pPr>
                            <w:r>
                              <w:rPr>
                                <w:rFonts w:ascii="Consolas"/>
                                <w:color w:val="6F8090"/>
                                <w:sz w:val="23"/>
                              </w:rPr>
                              <w:t>// Print local IP address and start web server</w:t>
                            </w:r>
                            <w:r>
                              <w:rPr>
                                <w:rFonts w:ascii="Consolas"/>
                                <w:color w:val="6F8090"/>
                                <w:spacing w:val="-124"/>
                                <w:sz w:val="23"/>
                              </w:rPr>
                              <w:t xml:space="preserve"> </w:t>
                            </w:r>
                            <w:proofErr w:type="spellStart"/>
                            <w:r>
                              <w:rPr>
                                <w:rFonts w:ascii="Consolas"/>
                                <w:sz w:val="23"/>
                              </w:rPr>
                              <w:t>Serial</w:t>
                            </w:r>
                            <w:r>
                              <w:rPr>
                                <w:rFonts w:ascii="Consolas"/>
                                <w:color w:val="999999"/>
                                <w:sz w:val="23"/>
                              </w:rPr>
                              <w:t>.</w:t>
                            </w:r>
                            <w:r>
                              <w:rPr>
                                <w:rFonts w:ascii="Consolas"/>
                                <w:color w:val="DD4968"/>
                                <w:sz w:val="23"/>
                              </w:rPr>
                              <w:t>println</w:t>
                            </w:r>
                            <w:proofErr w:type="spellEnd"/>
                            <w:r>
                              <w:rPr>
                                <w:rFonts w:ascii="Consolas"/>
                                <w:color w:val="999999"/>
                                <w:sz w:val="23"/>
                              </w:rPr>
                              <w:t>(</w:t>
                            </w:r>
                            <w:r>
                              <w:rPr>
                                <w:rFonts w:ascii="Consolas"/>
                                <w:color w:val="669900"/>
                                <w:sz w:val="23"/>
                              </w:rPr>
                              <w:t>""</w:t>
                            </w:r>
                            <w:r>
                              <w:rPr>
                                <w:rFonts w:ascii="Consolas"/>
                                <w:color w:val="999999"/>
                                <w:sz w:val="23"/>
                              </w:rPr>
                              <w:t>);</w:t>
                            </w:r>
                          </w:p>
                          <w:p w:rsidR="00660AD9" w:rsidRDefault="00660AD9">
                            <w:pPr>
                              <w:ind w:left="28" w:right="6004"/>
                              <w:rPr>
                                <w:rFonts w:ascii="Consolas"/>
                                <w:sz w:val="23"/>
                              </w:rPr>
                            </w:pPr>
                            <w:proofErr w:type="spellStart"/>
                            <w:r>
                              <w:rPr>
                                <w:rFonts w:ascii="Consolas"/>
                                <w:sz w:val="23"/>
                              </w:rPr>
                              <w:t>Serial</w:t>
                            </w:r>
                            <w:r>
                              <w:rPr>
                                <w:rFonts w:ascii="Consolas"/>
                                <w:color w:val="999999"/>
                                <w:sz w:val="23"/>
                              </w:rPr>
                              <w:t>.</w:t>
                            </w:r>
                            <w:r>
                              <w:rPr>
                                <w:rFonts w:ascii="Consolas"/>
                                <w:color w:val="DD4968"/>
                                <w:sz w:val="23"/>
                              </w:rPr>
                              <w:t>println</w:t>
                            </w:r>
                            <w:proofErr w:type="spellEnd"/>
                            <w:r>
                              <w:rPr>
                                <w:rFonts w:ascii="Consolas"/>
                                <w:color w:val="999999"/>
                                <w:sz w:val="23"/>
                              </w:rPr>
                              <w:t>(</w:t>
                            </w:r>
                            <w:r>
                              <w:rPr>
                                <w:rFonts w:ascii="Consolas"/>
                                <w:color w:val="669900"/>
                                <w:sz w:val="23"/>
                              </w:rPr>
                              <w:t>"</w:t>
                            </w:r>
                            <w:proofErr w:type="spellStart"/>
                            <w:r>
                              <w:rPr>
                                <w:rFonts w:ascii="Consolas"/>
                                <w:color w:val="669900"/>
                                <w:sz w:val="23"/>
                              </w:rPr>
                              <w:t>WiFi</w:t>
                            </w:r>
                            <w:proofErr w:type="spellEnd"/>
                            <w:r>
                              <w:rPr>
                                <w:rFonts w:ascii="Consolas"/>
                                <w:color w:val="669900"/>
                                <w:sz w:val="23"/>
                              </w:rPr>
                              <w:t xml:space="preserve"> connected."</w:t>
                            </w:r>
                            <w:r>
                              <w:rPr>
                                <w:rFonts w:ascii="Consolas"/>
                                <w:color w:val="999999"/>
                                <w:sz w:val="23"/>
                              </w:rPr>
                              <w:t>);</w:t>
                            </w:r>
                            <w:r>
                              <w:rPr>
                                <w:rFonts w:ascii="Consolas"/>
                                <w:color w:val="999999"/>
                                <w:spacing w:val="-125"/>
                                <w:sz w:val="23"/>
                              </w:rPr>
                              <w:t xml:space="preserve"> </w:t>
                            </w:r>
                            <w:proofErr w:type="spellStart"/>
                            <w:r>
                              <w:rPr>
                                <w:rFonts w:ascii="Consolas"/>
                                <w:sz w:val="23"/>
                              </w:rPr>
                              <w:t>Serial</w:t>
                            </w:r>
                            <w:r>
                              <w:rPr>
                                <w:rFonts w:ascii="Consolas"/>
                                <w:color w:val="999999"/>
                                <w:sz w:val="23"/>
                              </w:rPr>
                              <w:t>.</w:t>
                            </w:r>
                            <w:r>
                              <w:rPr>
                                <w:rFonts w:ascii="Consolas"/>
                                <w:color w:val="DD4968"/>
                                <w:sz w:val="23"/>
                              </w:rPr>
                              <w:t>println</w:t>
                            </w:r>
                            <w:proofErr w:type="spellEnd"/>
                            <w:r>
                              <w:rPr>
                                <w:rFonts w:ascii="Consolas"/>
                                <w:color w:val="999999"/>
                                <w:sz w:val="23"/>
                              </w:rPr>
                              <w:t>(</w:t>
                            </w:r>
                            <w:r>
                              <w:rPr>
                                <w:rFonts w:ascii="Consolas"/>
                                <w:color w:val="669900"/>
                                <w:sz w:val="23"/>
                              </w:rPr>
                              <w:t>"IP address: "</w:t>
                            </w:r>
                            <w:r>
                              <w:rPr>
                                <w:rFonts w:ascii="Consolas"/>
                                <w:color w:val="999999"/>
                                <w:sz w:val="23"/>
                              </w:rPr>
                              <w:t>);</w:t>
                            </w:r>
                            <w:r>
                              <w:rPr>
                                <w:rFonts w:ascii="Consolas"/>
                                <w:color w:val="999999"/>
                                <w:spacing w:val="1"/>
                                <w:sz w:val="23"/>
                              </w:rPr>
                              <w:t xml:space="preserve"> </w:t>
                            </w:r>
                            <w:proofErr w:type="spellStart"/>
                            <w:r>
                              <w:rPr>
                                <w:rFonts w:ascii="Consolas"/>
                                <w:sz w:val="23"/>
                              </w:rPr>
                              <w:t>Serial</w:t>
                            </w:r>
                            <w:r>
                              <w:rPr>
                                <w:rFonts w:ascii="Consolas"/>
                                <w:color w:val="999999"/>
                                <w:sz w:val="23"/>
                              </w:rPr>
                              <w:t>.</w:t>
                            </w:r>
                            <w:r>
                              <w:rPr>
                                <w:rFonts w:ascii="Consolas"/>
                                <w:color w:val="DD4968"/>
                                <w:sz w:val="23"/>
                              </w:rPr>
                              <w:t>println</w:t>
                            </w:r>
                            <w:proofErr w:type="spellEnd"/>
                            <w:r>
                              <w:rPr>
                                <w:rFonts w:ascii="Consolas"/>
                                <w:color w:val="999999"/>
                                <w:sz w:val="23"/>
                              </w:rPr>
                              <w:t>(</w:t>
                            </w:r>
                            <w:proofErr w:type="spellStart"/>
                            <w:r>
                              <w:rPr>
                                <w:rFonts w:ascii="Consolas"/>
                                <w:sz w:val="23"/>
                              </w:rPr>
                              <w:t>WiFi</w:t>
                            </w:r>
                            <w:r>
                              <w:rPr>
                                <w:rFonts w:ascii="Consolas"/>
                                <w:color w:val="999999"/>
                                <w:sz w:val="23"/>
                              </w:rPr>
                              <w:t>.</w:t>
                            </w:r>
                            <w:r>
                              <w:rPr>
                                <w:rFonts w:ascii="Consolas"/>
                                <w:color w:val="DD4968"/>
                                <w:sz w:val="23"/>
                              </w:rPr>
                              <w:t>localIP</w:t>
                            </w:r>
                            <w:proofErr w:type="spellEnd"/>
                            <w:r>
                              <w:rPr>
                                <w:rFonts w:ascii="Consolas"/>
                                <w:color w:val="999999"/>
                                <w:sz w:val="23"/>
                              </w:rPr>
                              <w:t>());</w:t>
                            </w:r>
                            <w:r>
                              <w:rPr>
                                <w:rFonts w:ascii="Consolas"/>
                                <w:color w:val="999999"/>
                                <w:spacing w:val="1"/>
                                <w:sz w:val="23"/>
                              </w:rPr>
                              <w:t xml:space="preserve"> </w:t>
                            </w:r>
                            <w:proofErr w:type="spellStart"/>
                            <w:proofErr w:type="gramStart"/>
                            <w:r>
                              <w:rPr>
                                <w:rFonts w:ascii="Consolas"/>
                                <w:sz w:val="23"/>
                              </w:rPr>
                              <w:t>server</w:t>
                            </w:r>
                            <w:r>
                              <w:rPr>
                                <w:rFonts w:ascii="Consolas"/>
                                <w:color w:val="999999"/>
                                <w:sz w:val="23"/>
                              </w:rPr>
                              <w:t>.</w:t>
                            </w:r>
                            <w:r>
                              <w:rPr>
                                <w:rFonts w:ascii="Consolas"/>
                                <w:color w:val="DD4968"/>
                                <w:sz w:val="23"/>
                              </w:rPr>
                              <w:t>begin</w:t>
                            </w:r>
                            <w:proofErr w:type="spellEnd"/>
                            <w:proofErr w:type="gramEnd"/>
                            <w:r>
                              <w:rPr>
                                <w:rFonts w:ascii="Consolas"/>
                                <w:color w:val="999999"/>
                                <w:sz w:val="23"/>
                              </w:rPr>
                              <w:t>();</w:t>
                            </w:r>
                          </w:p>
                          <w:p w:rsidR="00660AD9" w:rsidRDefault="00660AD9">
                            <w:pPr>
                              <w:ind w:left="28"/>
                              <w:rPr>
                                <w:rFonts w:ascii="Consolas"/>
                                <w:sz w:val="23"/>
                              </w:rPr>
                            </w:pPr>
                            <w:r>
                              <w:rPr>
                                <w:rFonts w:ascii="Consolas"/>
                                <w:color w:val="999999"/>
                                <w:sz w:val="23"/>
                              </w:rPr>
                              <w:t>}</w:t>
                            </w:r>
                          </w:p>
                        </w:txbxContent>
                      </wps:txbx>
                      <wps:bodyPr rot="0" vert="horz" wrap="square" lIns="0" tIns="0" rIns="0" bIns="0" anchor="t" anchorCtr="0" upright="1">
                        <a:noAutofit/>
                      </wps:bodyPr>
                    </wps:wsp>
                  </a:graphicData>
                </a:graphic>
              </wp:inline>
            </w:drawing>
          </mc:Choice>
          <mc:Fallback>
            <w:pict>
              <v:shape id="Text Box 149" o:spid="_x0000_s1035" type="#_x0000_t202" style="width:517.6pt;height:2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" fillcolor="#f5f1ef" stroked="f">
                <v:textbox inset="0,0,0,0">
                  <w:txbxContent>
                    <w:p w:rsidR="00660AD9" w:rsidRDefault="00660AD9">
                      <w:pPr>
                        <w:ind w:left="28" w:right="3981"/>
                        <w:rPr>
                          <w:rFonts w:ascii="Consolas"/>
                          <w:sz w:val="23"/>
                        </w:rPr>
                      </w:pPr>
                      <w:r>
                        <w:rPr>
                          <w:rFonts w:ascii="Consolas"/>
                          <w:color w:val="6F8090"/>
                          <w:sz w:val="23"/>
                        </w:rPr>
                        <w:t>// Connect to Wi-Fi network with SSID and password</w:t>
                      </w:r>
                      <w:r>
                        <w:rPr>
                          <w:rFonts w:ascii="Consolas"/>
                          <w:color w:val="6F8090"/>
                          <w:spacing w:val="-124"/>
                          <w:sz w:val="23"/>
                        </w:rPr>
                        <w:t xml:space="preserve"> </w:t>
                      </w:r>
                      <w:proofErr w:type="spellStart"/>
                      <w:r>
                        <w:rPr>
                          <w:rFonts w:ascii="Consolas"/>
                          <w:sz w:val="23"/>
                        </w:rPr>
                        <w:t>Serial</w:t>
                      </w:r>
                      <w:r>
                        <w:rPr>
                          <w:rFonts w:ascii="Consolas"/>
                          <w:color w:val="999999"/>
                          <w:sz w:val="23"/>
                        </w:rPr>
                        <w:t>.</w:t>
                      </w:r>
                      <w:r>
                        <w:rPr>
                          <w:rFonts w:ascii="Consolas"/>
                          <w:color w:val="DD4968"/>
                          <w:sz w:val="23"/>
                        </w:rPr>
                        <w:t>print</w:t>
                      </w:r>
                      <w:proofErr w:type="spellEnd"/>
                      <w:r>
                        <w:rPr>
                          <w:rFonts w:ascii="Consolas"/>
                          <w:color w:val="999999"/>
                          <w:sz w:val="23"/>
                        </w:rPr>
                        <w:t>(</w:t>
                      </w:r>
                      <w:r>
                        <w:rPr>
                          <w:rFonts w:ascii="Consolas"/>
                          <w:color w:val="669900"/>
                          <w:sz w:val="23"/>
                        </w:rPr>
                        <w:t>"Connecting to "</w:t>
                      </w:r>
                      <w:r>
                        <w:rPr>
                          <w:rFonts w:ascii="Consolas"/>
                          <w:color w:val="999999"/>
                          <w:sz w:val="23"/>
                        </w:rPr>
                        <w:t>);</w:t>
                      </w:r>
                      <w:r>
                        <w:rPr>
                          <w:rFonts w:ascii="Consolas"/>
                          <w:color w:val="999999"/>
                          <w:spacing w:val="1"/>
                          <w:sz w:val="23"/>
                        </w:rPr>
                        <w:t xml:space="preserve"> </w:t>
                      </w:r>
                      <w:proofErr w:type="spellStart"/>
                      <w:r>
                        <w:rPr>
                          <w:rFonts w:ascii="Consolas"/>
                          <w:sz w:val="23"/>
                        </w:rPr>
                        <w:t>Serial</w:t>
                      </w:r>
                      <w:r>
                        <w:rPr>
                          <w:rFonts w:ascii="Consolas"/>
                          <w:color w:val="999999"/>
                          <w:sz w:val="23"/>
                        </w:rPr>
                        <w:t>.</w:t>
                      </w:r>
                      <w:r>
                        <w:rPr>
                          <w:rFonts w:ascii="Consolas"/>
                          <w:color w:val="DD4968"/>
                          <w:sz w:val="23"/>
                        </w:rPr>
                        <w:t>println</w:t>
                      </w:r>
                      <w:proofErr w:type="spellEnd"/>
                      <w:r>
                        <w:rPr>
                          <w:rFonts w:ascii="Consolas"/>
                          <w:color w:val="999999"/>
                          <w:sz w:val="23"/>
                        </w:rPr>
                        <w:t>(</w:t>
                      </w:r>
                      <w:proofErr w:type="spellStart"/>
                      <w:r>
                        <w:rPr>
                          <w:rFonts w:ascii="Consolas"/>
                          <w:sz w:val="23"/>
                        </w:rPr>
                        <w:t>ssid</w:t>
                      </w:r>
                      <w:proofErr w:type="spellEnd"/>
                      <w:r>
                        <w:rPr>
                          <w:rFonts w:ascii="Consolas"/>
                          <w:color w:val="999999"/>
                          <w:sz w:val="23"/>
                        </w:rPr>
                        <w:t>);</w:t>
                      </w:r>
                    </w:p>
                    <w:p w:rsidR="00660AD9" w:rsidRDefault="00660AD9">
                      <w:pPr>
                        <w:spacing w:line="269" w:lineRule="exact"/>
                        <w:ind w:left="28"/>
                        <w:rPr>
                          <w:rFonts w:ascii="Consolas"/>
                          <w:sz w:val="23"/>
                        </w:rPr>
                      </w:pPr>
                      <w:proofErr w:type="spellStart"/>
                      <w:r>
                        <w:rPr>
                          <w:rFonts w:ascii="Consolas"/>
                          <w:sz w:val="23"/>
                        </w:rPr>
                        <w:t>WiFi</w:t>
                      </w:r>
                      <w:r>
                        <w:rPr>
                          <w:rFonts w:ascii="Consolas"/>
                          <w:color w:val="999999"/>
                          <w:sz w:val="23"/>
                        </w:rPr>
                        <w:t>.</w:t>
                      </w:r>
                      <w:r>
                        <w:rPr>
                          <w:rFonts w:ascii="Consolas"/>
                          <w:color w:val="DD4968"/>
                          <w:sz w:val="23"/>
                        </w:rPr>
                        <w:t>begin</w:t>
                      </w:r>
                      <w:proofErr w:type="spellEnd"/>
                      <w:r>
                        <w:rPr>
                          <w:rFonts w:ascii="Consolas"/>
                          <w:color w:val="999999"/>
                          <w:sz w:val="23"/>
                        </w:rPr>
                        <w:t>(</w:t>
                      </w:r>
                      <w:proofErr w:type="spellStart"/>
                      <w:r>
                        <w:rPr>
                          <w:rFonts w:ascii="Consolas"/>
                          <w:sz w:val="23"/>
                        </w:rPr>
                        <w:t>ssid</w:t>
                      </w:r>
                      <w:proofErr w:type="spellEnd"/>
                      <w:r>
                        <w:rPr>
                          <w:rFonts w:ascii="Consolas"/>
                          <w:color w:val="999999"/>
                          <w:sz w:val="23"/>
                        </w:rPr>
                        <w:t>,</w:t>
                      </w:r>
                      <w:r>
                        <w:rPr>
                          <w:rFonts w:ascii="Consolas"/>
                          <w:color w:val="999999"/>
                          <w:spacing w:val="-4"/>
                          <w:sz w:val="23"/>
                        </w:rPr>
                        <w:t xml:space="preserve"> </w:t>
                      </w:r>
                      <w:r>
                        <w:rPr>
                          <w:rFonts w:ascii="Consolas"/>
                          <w:sz w:val="23"/>
                        </w:rPr>
                        <w:t>password</w:t>
                      </w:r>
                      <w:r>
                        <w:rPr>
                          <w:rFonts w:ascii="Consolas"/>
                          <w:color w:val="999999"/>
                          <w:sz w:val="23"/>
                        </w:rPr>
                        <w:t>);</w:t>
                      </w:r>
                    </w:p>
                    <w:p w:rsidR="00660AD9" w:rsidRDefault="00660AD9">
                      <w:pPr>
                        <w:ind w:left="283" w:right="5372" w:hanging="255"/>
                        <w:rPr>
                          <w:rFonts w:ascii="Consolas"/>
                          <w:sz w:val="23"/>
                        </w:rPr>
                      </w:pPr>
                      <w:r>
                        <w:rPr>
                          <w:rFonts w:ascii="Consolas"/>
                          <w:color w:val="0077AA"/>
                          <w:sz w:val="23"/>
                        </w:rPr>
                        <w:t xml:space="preserve">while </w:t>
                      </w:r>
                      <w:r>
                        <w:rPr>
                          <w:rFonts w:ascii="Consolas"/>
                          <w:color w:val="999999"/>
                          <w:sz w:val="23"/>
                        </w:rPr>
                        <w:t>(</w:t>
                      </w:r>
                      <w:proofErr w:type="spellStart"/>
                      <w:r>
                        <w:rPr>
                          <w:rFonts w:ascii="Consolas"/>
                          <w:sz w:val="23"/>
                        </w:rPr>
                        <w:t>WiFi</w:t>
                      </w:r>
                      <w:r>
                        <w:rPr>
                          <w:rFonts w:ascii="Consolas"/>
                          <w:color w:val="999999"/>
                          <w:sz w:val="23"/>
                        </w:rPr>
                        <w:t>.</w:t>
                      </w:r>
                      <w:r>
                        <w:rPr>
                          <w:rFonts w:ascii="Consolas"/>
                          <w:color w:val="DD4968"/>
                          <w:sz w:val="23"/>
                        </w:rPr>
                        <w:t>status</w:t>
                      </w:r>
                      <w:proofErr w:type="spellEnd"/>
                      <w:r>
                        <w:rPr>
                          <w:rFonts w:ascii="Consolas"/>
                          <w:color w:val="999999"/>
                          <w:sz w:val="23"/>
                        </w:rPr>
                        <w:t>(</w:t>
                      </w:r>
                      <w:proofErr w:type="gramStart"/>
                      <w:r>
                        <w:rPr>
                          <w:rFonts w:ascii="Consolas"/>
                          <w:color w:val="999999"/>
                          <w:sz w:val="23"/>
                        </w:rPr>
                        <w:t xml:space="preserve">) </w:t>
                      </w:r>
                      <w:r>
                        <w:rPr>
                          <w:rFonts w:ascii="Consolas"/>
                          <w:color w:val="9A6D39"/>
                          <w:sz w:val="23"/>
                        </w:rPr>
                        <w:t>!</w:t>
                      </w:r>
                      <w:proofErr w:type="gramEnd"/>
                      <w:r>
                        <w:rPr>
                          <w:rFonts w:ascii="Consolas"/>
                          <w:color w:val="9A6D39"/>
                          <w:sz w:val="23"/>
                        </w:rPr>
                        <w:t xml:space="preserve">= </w:t>
                      </w:r>
                      <w:r>
                        <w:rPr>
                          <w:rFonts w:ascii="Consolas"/>
                          <w:sz w:val="23"/>
                        </w:rPr>
                        <w:t>WL_CONNECTED</w:t>
                      </w:r>
                      <w:r>
                        <w:rPr>
                          <w:rFonts w:ascii="Consolas"/>
                          <w:color w:val="999999"/>
                          <w:sz w:val="23"/>
                        </w:rPr>
                        <w:t>) {</w:t>
                      </w:r>
                      <w:r>
                        <w:rPr>
                          <w:rFonts w:ascii="Consolas"/>
                          <w:color w:val="999999"/>
                          <w:spacing w:val="-124"/>
                          <w:sz w:val="23"/>
                        </w:rPr>
                        <w:t xml:space="preserve"> </w:t>
                      </w:r>
                      <w:r>
                        <w:rPr>
                          <w:rFonts w:ascii="Consolas"/>
                          <w:color w:val="DD4968"/>
                          <w:sz w:val="23"/>
                        </w:rPr>
                        <w:t>delay</w:t>
                      </w:r>
                      <w:r>
                        <w:rPr>
                          <w:rFonts w:ascii="Consolas"/>
                          <w:color w:val="999999"/>
                          <w:sz w:val="23"/>
                        </w:rPr>
                        <w:t>(</w:t>
                      </w:r>
                      <w:r>
                        <w:rPr>
                          <w:rFonts w:ascii="Consolas"/>
                          <w:color w:val="990054"/>
                          <w:sz w:val="23"/>
                        </w:rPr>
                        <w:t>500</w:t>
                      </w:r>
                      <w:r>
                        <w:rPr>
                          <w:rFonts w:ascii="Consolas"/>
                          <w:color w:val="999999"/>
                          <w:sz w:val="23"/>
                        </w:rPr>
                        <w:t>);</w:t>
                      </w:r>
                    </w:p>
                    <w:p w:rsidR="00660AD9" w:rsidRDefault="00660AD9">
                      <w:pPr>
                        <w:spacing w:before="1"/>
                        <w:ind w:left="283"/>
                        <w:rPr>
                          <w:rFonts w:ascii="Consolas"/>
                          <w:sz w:val="23"/>
                        </w:rPr>
                      </w:pPr>
                      <w:proofErr w:type="spellStart"/>
                      <w:r>
                        <w:rPr>
                          <w:rFonts w:ascii="Consolas"/>
                          <w:sz w:val="23"/>
                        </w:rPr>
                        <w:t>Serial</w:t>
                      </w:r>
                      <w:r>
                        <w:rPr>
                          <w:rFonts w:ascii="Consolas"/>
                          <w:color w:val="999999"/>
                          <w:sz w:val="23"/>
                        </w:rPr>
                        <w:t>.</w:t>
                      </w:r>
                      <w:r>
                        <w:rPr>
                          <w:rFonts w:ascii="Consolas"/>
                          <w:color w:val="DD4968"/>
                          <w:sz w:val="23"/>
                        </w:rPr>
                        <w:t>print</w:t>
                      </w:r>
                      <w:proofErr w:type="spellEnd"/>
                      <w:r>
                        <w:rPr>
                          <w:rFonts w:ascii="Consolas"/>
                          <w:color w:val="999999"/>
                          <w:sz w:val="23"/>
                        </w:rPr>
                        <w:t>(</w:t>
                      </w:r>
                      <w:r>
                        <w:rPr>
                          <w:rFonts w:ascii="Consolas"/>
                          <w:color w:val="669900"/>
                          <w:sz w:val="23"/>
                        </w:rPr>
                        <w:t>"."</w:t>
                      </w:r>
                      <w:r>
                        <w:rPr>
                          <w:rFonts w:ascii="Consolas"/>
                          <w:color w:val="999999"/>
                          <w:sz w:val="23"/>
                        </w:rPr>
                        <w:t>);</w:t>
                      </w:r>
                    </w:p>
                    <w:p w:rsidR="00660AD9" w:rsidRDefault="00660AD9">
                      <w:pPr>
                        <w:spacing w:line="269" w:lineRule="exact"/>
                        <w:ind w:left="28"/>
                        <w:rPr>
                          <w:rFonts w:ascii="Consolas"/>
                          <w:sz w:val="23"/>
                        </w:rPr>
                      </w:pPr>
                      <w:r>
                        <w:rPr>
                          <w:rFonts w:ascii="Consolas"/>
                          <w:color w:val="999999"/>
                          <w:sz w:val="23"/>
                        </w:rPr>
                        <w:t>}</w:t>
                      </w:r>
                    </w:p>
                    <w:p w:rsidR="00660AD9" w:rsidRDefault="00660AD9">
                      <w:pPr>
                        <w:ind w:left="28" w:right="4487"/>
                        <w:rPr>
                          <w:rFonts w:ascii="Consolas"/>
                          <w:sz w:val="23"/>
                        </w:rPr>
                      </w:pPr>
                      <w:r>
                        <w:rPr>
                          <w:rFonts w:ascii="Consolas"/>
                          <w:color w:val="6F8090"/>
                          <w:sz w:val="23"/>
                        </w:rPr>
                        <w:t>// Print local IP address and start web server</w:t>
                      </w:r>
                      <w:r>
                        <w:rPr>
                          <w:rFonts w:ascii="Consolas"/>
                          <w:color w:val="6F8090"/>
                          <w:spacing w:val="-124"/>
                          <w:sz w:val="23"/>
                        </w:rPr>
                        <w:t xml:space="preserve"> </w:t>
                      </w:r>
                      <w:proofErr w:type="spellStart"/>
                      <w:r>
                        <w:rPr>
                          <w:rFonts w:ascii="Consolas"/>
                          <w:sz w:val="23"/>
                        </w:rPr>
                        <w:t>Serial</w:t>
                      </w:r>
                      <w:r>
                        <w:rPr>
                          <w:rFonts w:ascii="Consolas"/>
                          <w:color w:val="999999"/>
                          <w:sz w:val="23"/>
                        </w:rPr>
                        <w:t>.</w:t>
                      </w:r>
                      <w:r>
                        <w:rPr>
                          <w:rFonts w:ascii="Consolas"/>
                          <w:color w:val="DD4968"/>
                          <w:sz w:val="23"/>
                        </w:rPr>
                        <w:t>println</w:t>
                      </w:r>
                      <w:proofErr w:type="spellEnd"/>
                      <w:r>
                        <w:rPr>
                          <w:rFonts w:ascii="Consolas"/>
                          <w:color w:val="999999"/>
                          <w:sz w:val="23"/>
                        </w:rPr>
                        <w:t>(</w:t>
                      </w:r>
                      <w:r>
                        <w:rPr>
                          <w:rFonts w:ascii="Consolas"/>
                          <w:color w:val="669900"/>
                          <w:sz w:val="23"/>
                        </w:rPr>
                        <w:t>""</w:t>
                      </w:r>
                      <w:r>
                        <w:rPr>
                          <w:rFonts w:ascii="Consolas"/>
                          <w:color w:val="999999"/>
                          <w:sz w:val="23"/>
                        </w:rPr>
                        <w:t>);</w:t>
                      </w:r>
                    </w:p>
                    <w:p w:rsidR="00660AD9" w:rsidRDefault="00660AD9">
                      <w:pPr>
                        <w:ind w:left="28" w:right="6004"/>
                        <w:rPr>
                          <w:rFonts w:ascii="Consolas"/>
                          <w:sz w:val="23"/>
                        </w:rPr>
                      </w:pPr>
                      <w:proofErr w:type="spellStart"/>
                      <w:r>
                        <w:rPr>
                          <w:rFonts w:ascii="Consolas"/>
                          <w:sz w:val="23"/>
                        </w:rPr>
                        <w:t>Serial</w:t>
                      </w:r>
                      <w:r>
                        <w:rPr>
                          <w:rFonts w:ascii="Consolas"/>
                          <w:color w:val="999999"/>
                          <w:sz w:val="23"/>
                        </w:rPr>
                        <w:t>.</w:t>
                      </w:r>
                      <w:r>
                        <w:rPr>
                          <w:rFonts w:ascii="Consolas"/>
                          <w:color w:val="DD4968"/>
                          <w:sz w:val="23"/>
                        </w:rPr>
                        <w:t>println</w:t>
                      </w:r>
                      <w:proofErr w:type="spellEnd"/>
                      <w:r>
                        <w:rPr>
                          <w:rFonts w:ascii="Consolas"/>
                          <w:color w:val="999999"/>
                          <w:sz w:val="23"/>
                        </w:rPr>
                        <w:t>(</w:t>
                      </w:r>
                      <w:r>
                        <w:rPr>
                          <w:rFonts w:ascii="Consolas"/>
                          <w:color w:val="669900"/>
                          <w:sz w:val="23"/>
                        </w:rPr>
                        <w:t>"</w:t>
                      </w:r>
                      <w:proofErr w:type="spellStart"/>
                      <w:r>
                        <w:rPr>
                          <w:rFonts w:ascii="Consolas"/>
                          <w:color w:val="669900"/>
                          <w:sz w:val="23"/>
                        </w:rPr>
                        <w:t>WiFi</w:t>
                      </w:r>
                      <w:proofErr w:type="spellEnd"/>
                      <w:r>
                        <w:rPr>
                          <w:rFonts w:ascii="Consolas"/>
                          <w:color w:val="669900"/>
                          <w:sz w:val="23"/>
                        </w:rPr>
                        <w:t xml:space="preserve"> connected."</w:t>
                      </w:r>
                      <w:r>
                        <w:rPr>
                          <w:rFonts w:ascii="Consolas"/>
                          <w:color w:val="999999"/>
                          <w:sz w:val="23"/>
                        </w:rPr>
                        <w:t>);</w:t>
                      </w:r>
                      <w:r>
                        <w:rPr>
                          <w:rFonts w:ascii="Consolas"/>
                          <w:color w:val="999999"/>
                          <w:spacing w:val="-125"/>
                          <w:sz w:val="23"/>
                        </w:rPr>
                        <w:t xml:space="preserve"> </w:t>
                      </w:r>
                      <w:proofErr w:type="spellStart"/>
                      <w:r>
                        <w:rPr>
                          <w:rFonts w:ascii="Consolas"/>
                          <w:sz w:val="23"/>
                        </w:rPr>
                        <w:t>Serial</w:t>
                      </w:r>
                      <w:r>
                        <w:rPr>
                          <w:rFonts w:ascii="Consolas"/>
                          <w:color w:val="999999"/>
                          <w:sz w:val="23"/>
                        </w:rPr>
                        <w:t>.</w:t>
                      </w:r>
                      <w:r>
                        <w:rPr>
                          <w:rFonts w:ascii="Consolas"/>
                          <w:color w:val="DD4968"/>
                          <w:sz w:val="23"/>
                        </w:rPr>
                        <w:t>println</w:t>
                      </w:r>
                      <w:proofErr w:type="spellEnd"/>
                      <w:r>
                        <w:rPr>
                          <w:rFonts w:ascii="Consolas"/>
                          <w:color w:val="999999"/>
                          <w:sz w:val="23"/>
                        </w:rPr>
                        <w:t>(</w:t>
                      </w:r>
                      <w:r>
                        <w:rPr>
                          <w:rFonts w:ascii="Consolas"/>
                          <w:color w:val="669900"/>
                          <w:sz w:val="23"/>
                        </w:rPr>
                        <w:t>"IP address: "</w:t>
                      </w:r>
                      <w:r>
                        <w:rPr>
                          <w:rFonts w:ascii="Consolas"/>
                          <w:color w:val="999999"/>
                          <w:sz w:val="23"/>
                        </w:rPr>
                        <w:t>);</w:t>
                      </w:r>
                      <w:r>
                        <w:rPr>
                          <w:rFonts w:ascii="Consolas"/>
                          <w:color w:val="999999"/>
                          <w:spacing w:val="1"/>
                          <w:sz w:val="23"/>
                        </w:rPr>
                        <w:t xml:space="preserve"> </w:t>
                      </w:r>
                      <w:proofErr w:type="spellStart"/>
                      <w:r>
                        <w:rPr>
                          <w:rFonts w:ascii="Consolas"/>
                          <w:sz w:val="23"/>
                        </w:rPr>
                        <w:t>Serial</w:t>
                      </w:r>
                      <w:r>
                        <w:rPr>
                          <w:rFonts w:ascii="Consolas"/>
                          <w:color w:val="999999"/>
                          <w:sz w:val="23"/>
                        </w:rPr>
                        <w:t>.</w:t>
                      </w:r>
                      <w:r>
                        <w:rPr>
                          <w:rFonts w:ascii="Consolas"/>
                          <w:color w:val="DD4968"/>
                          <w:sz w:val="23"/>
                        </w:rPr>
                        <w:t>println</w:t>
                      </w:r>
                      <w:proofErr w:type="spellEnd"/>
                      <w:r>
                        <w:rPr>
                          <w:rFonts w:ascii="Consolas"/>
                          <w:color w:val="999999"/>
                          <w:sz w:val="23"/>
                        </w:rPr>
                        <w:t>(</w:t>
                      </w:r>
                      <w:proofErr w:type="spellStart"/>
                      <w:r>
                        <w:rPr>
                          <w:rFonts w:ascii="Consolas"/>
                          <w:sz w:val="23"/>
                        </w:rPr>
                        <w:t>WiFi</w:t>
                      </w:r>
                      <w:r>
                        <w:rPr>
                          <w:rFonts w:ascii="Consolas"/>
                          <w:color w:val="999999"/>
                          <w:sz w:val="23"/>
                        </w:rPr>
                        <w:t>.</w:t>
                      </w:r>
                      <w:r>
                        <w:rPr>
                          <w:rFonts w:ascii="Consolas"/>
                          <w:color w:val="DD4968"/>
                          <w:sz w:val="23"/>
                        </w:rPr>
                        <w:t>localIP</w:t>
                      </w:r>
                      <w:proofErr w:type="spellEnd"/>
                      <w:r>
                        <w:rPr>
                          <w:rFonts w:ascii="Consolas"/>
                          <w:color w:val="999999"/>
                          <w:sz w:val="23"/>
                        </w:rPr>
                        <w:t>());</w:t>
                      </w:r>
                      <w:r>
                        <w:rPr>
                          <w:rFonts w:ascii="Consolas"/>
                          <w:color w:val="999999"/>
                          <w:spacing w:val="1"/>
                          <w:sz w:val="23"/>
                        </w:rPr>
                        <w:t xml:space="preserve"> </w:t>
                      </w:r>
                      <w:proofErr w:type="spellStart"/>
                      <w:proofErr w:type="gramStart"/>
                      <w:r>
                        <w:rPr>
                          <w:rFonts w:ascii="Consolas"/>
                          <w:sz w:val="23"/>
                        </w:rPr>
                        <w:t>server</w:t>
                      </w:r>
                      <w:r>
                        <w:rPr>
                          <w:rFonts w:ascii="Consolas"/>
                          <w:color w:val="999999"/>
                          <w:sz w:val="23"/>
                        </w:rPr>
                        <w:t>.</w:t>
                      </w:r>
                      <w:r>
                        <w:rPr>
                          <w:rFonts w:ascii="Consolas"/>
                          <w:color w:val="DD4968"/>
                          <w:sz w:val="23"/>
                        </w:rPr>
                        <w:t>begin</w:t>
                      </w:r>
                      <w:proofErr w:type="spellEnd"/>
                      <w:proofErr w:type="gramEnd"/>
                      <w:r>
                        <w:rPr>
                          <w:rFonts w:ascii="Consolas"/>
                          <w:color w:val="999999"/>
                          <w:sz w:val="23"/>
                        </w:rPr>
                        <w:t>();</w:t>
                      </w:r>
                    </w:p>
                    <w:p w:rsidR="00660AD9" w:rsidRDefault="00660AD9">
                      <w:pPr>
                        <w:ind w:left="28"/>
                        <w:rPr>
                          <w:rFonts w:ascii="Consolas"/>
                          <w:sz w:val="23"/>
                        </w:rPr>
                      </w:pPr>
                      <w:r>
                        <w:rPr>
                          <w:rFonts w:ascii="Consolas"/>
                          <w:color w:val="999999"/>
                          <w:sz w:val="23"/>
                        </w:rPr>
                        <w:t>}</w:t>
                      </w:r>
                    </w:p>
                  </w:txbxContent>
                </v:textbox>
                <w10:anchorlock/>
              </v:shape>
            </w:pict>
          </mc:Fallback>
        </mc:AlternateContent>
      </w:r>
    </w:p>
    <w:p w:rsidR="00DA6855" w:rsidRDefault="00DA6855">
      <w:pPr>
        <w:rPr>
          <w:sz w:val="20"/>
        </w:rPr>
        <w:sectPr w:rsidR="00DA6855">
          <w:headerReference w:type="default" r:id="rId28"/>
          <w:footerReference w:type="default" r:id="rId29"/>
          <w:pgSz w:w="11910" w:h="16840"/>
          <w:pgMar w:top="1420" w:right="260" w:bottom="1380" w:left="900" w:header="758" w:footer="1192" w:gutter="0"/>
          <w:cols w:space="720"/>
        </w:sectPr>
      </w:pPr>
    </w:p>
    <w:p w:rsidR="00DA6855" w:rsidRDefault="00AF5842">
      <w:pPr>
        <w:pStyle w:val="Heading3"/>
        <w:numPr>
          <w:ilvl w:val="0"/>
          <w:numId w:val="10"/>
        </w:numPr>
        <w:tabs>
          <w:tab w:val="left" w:pos="459"/>
        </w:tabs>
        <w:spacing w:before="188"/>
        <w:ind w:left="458" w:hanging="246"/>
        <w:rPr>
          <w:color w:val="393939"/>
        </w:rPr>
      </w:pPr>
      <w:r>
        <w:rPr>
          <w:noProof/>
        </w:rPr>
        <w:lastRenderedPageBreak/>
        <mc:AlternateContent>
          <mc:Choice Requires="wps">
            <w:drawing>
              <wp:anchor distT="0" distB="0" distL="114300" distR="114300" simplePos="0" relativeHeight="486790656" behindDoc="1" locked="0" layoutInCell="1" allowOverlap="1">
                <wp:simplePos x="0" y="0"/>
                <wp:positionH relativeFrom="page">
                  <wp:posOffset>636905</wp:posOffset>
                </wp:positionH>
                <wp:positionV relativeFrom="page">
                  <wp:posOffset>914400</wp:posOffset>
                </wp:positionV>
                <wp:extent cx="6677025" cy="8799830"/>
                <wp:effectExtent l="0" t="0" r="0" b="0"/>
                <wp:wrapNone/>
                <wp:docPr id="103" name="Freeform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7025" cy="8799830"/>
                        </a:xfrm>
                        <a:custGeom>
                          <a:avLst/>
                          <a:gdLst>
                            <a:gd name="T0" fmla="+- 0 11518 1003"/>
                            <a:gd name="T1" fmla="*/ T0 w 10515"/>
                            <a:gd name="T2" fmla="+- 0 1440 1440"/>
                            <a:gd name="T3" fmla="*/ 1440 h 13858"/>
                            <a:gd name="T4" fmla="+- 0 11498 1003"/>
                            <a:gd name="T5" fmla="*/ T4 w 10515"/>
                            <a:gd name="T6" fmla="+- 0 1440 1440"/>
                            <a:gd name="T7" fmla="*/ 1440 h 13858"/>
                            <a:gd name="T8" fmla="+- 0 11498 1003"/>
                            <a:gd name="T9" fmla="*/ T8 w 10515"/>
                            <a:gd name="T10" fmla="+- 0 1459 1440"/>
                            <a:gd name="T11" fmla="*/ 1459 h 13858"/>
                            <a:gd name="T12" fmla="+- 0 11498 1003"/>
                            <a:gd name="T13" fmla="*/ T12 w 10515"/>
                            <a:gd name="T14" fmla="+- 0 1560 1440"/>
                            <a:gd name="T15" fmla="*/ 1560 h 13858"/>
                            <a:gd name="T16" fmla="+- 0 11498 1003"/>
                            <a:gd name="T17" fmla="*/ T16 w 10515"/>
                            <a:gd name="T18" fmla="+- 0 15278 1440"/>
                            <a:gd name="T19" fmla="*/ 15278 h 13858"/>
                            <a:gd name="T20" fmla="+- 0 1022 1003"/>
                            <a:gd name="T21" fmla="*/ T20 w 10515"/>
                            <a:gd name="T22" fmla="+- 0 15278 1440"/>
                            <a:gd name="T23" fmla="*/ 15278 h 13858"/>
                            <a:gd name="T24" fmla="+- 0 1022 1003"/>
                            <a:gd name="T25" fmla="*/ T24 w 10515"/>
                            <a:gd name="T26" fmla="+- 0 1560 1440"/>
                            <a:gd name="T27" fmla="*/ 1560 h 13858"/>
                            <a:gd name="T28" fmla="+- 0 1022 1003"/>
                            <a:gd name="T29" fmla="*/ T28 w 10515"/>
                            <a:gd name="T30" fmla="+- 0 1459 1440"/>
                            <a:gd name="T31" fmla="*/ 1459 h 13858"/>
                            <a:gd name="T32" fmla="+- 0 11498 1003"/>
                            <a:gd name="T33" fmla="*/ T32 w 10515"/>
                            <a:gd name="T34" fmla="+- 0 1459 1440"/>
                            <a:gd name="T35" fmla="*/ 1459 h 13858"/>
                            <a:gd name="T36" fmla="+- 0 11498 1003"/>
                            <a:gd name="T37" fmla="*/ T36 w 10515"/>
                            <a:gd name="T38" fmla="+- 0 1440 1440"/>
                            <a:gd name="T39" fmla="*/ 1440 h 13858"/>
                            <a:gd name="T40" fmla="+- 0 1022 1003"/>
                            <a:gd name="T41" fmla="*/ T40 w 10515"/>
                            <a:gd name="T42" fmla="+- 0 1440 1440"/>
                            <a:gd name="T43" fmla="*/ 1440 h 13858"/>
                            <a:gd name="T44" fmla="+- 0 1003 1003"/>
                            <a:gd name="T45" fmla="*/ T44 w 10515"/>
                            <a:gd name="T46" fmla="+- 0 1440 1440"/>
                            <a:gd name="T47" fmla="*/ 1440 h 13858"/>
                            <a:gd name="T48" fmla="+- 0 1003 1003"/>
                            <a:gd name="T49" fmla="*/ T48 w 10515"/>
                            <a:gd name="T50" fmla="+- 0 15297 1440"/>
                            <a:gd name="T51" fmla="*/ 15297 h 13858"/>
                            <a:gd name="T52" fmla="+- 0 1022 1003"/>
                            <a:gd name="T53" fmla="*/ T52 w 10515"/>
                            <a:gd name="T54" fmla="+- 0 15297 1440"/>
                            <a:gd name="T55" fmla="*/ 15297 h 13858"/>
                            <a:gd name="T56" fmla="+- 0 11498 1003"/>
                            <a:gd name="T57" fmla="*/ T56 w 10515"/>
                            <a:gd name="T58" fmla="+- 0 15297 1440"/>
                            <a:gd name="T59" fmla="*/ 15297 h 13858"/>
                            <a:gd name="T60" fmla="+- 0 11518 1003"/>
                            <a:gd name="T61" fmla="*/ T60 w 10515"/>
                            <a:gd name="T62" fmla="+- 0 15297 1440"/>
                            <a:gd name="T63" fmla="*/ 15297 h 13858"/>
                            <a:gd name="T64" fmla="+- 0 11518 1003"/>
                            <a:gd name="T65" fmla="*/ T64 w 10515"/>
                            <a:gd name="T66" fmla="+- 0 15278 1440"/>
                            <a:gd name="T67" fmla="*/ 15278 h 13858"/>
                            <a:gd name="T68" fmla="+- 0 11518 1003"/>
                            <a:gd name="T69" fmla="*/ T68 w 10515"/>
                            <a:gd name="T70" fmla="+- 0 1560 1440"/>
                            <a:gd name="T71" fmla="*/ 1560 h 13858"/>
                            <a:gd name="T72" fmla="+- 0 11518 1003"/>
                            <a:gd name="T73" fmla="*/ T72 w 10515"/>
                            <a:gd name="T74" fmla="+- 0 1459 1440"/>
                            <a:gd name="T75" fmla="*/ 1459 h 13858"/>
                            <a:gd name="T76" fmla="+- 0 11518 1003"/>
                            <a:gd name="T77" fmla="*/ T76 w 10515"/>
                            <a:gd name="T78" fmla="+- 0 1440 1440"/>
                            <a:gd name="T79" fmla="*/ 1440 h 138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5" h="13858">
                              <a:moveTo>
                                <a:pt x="10515" y="0"/>
                              </a:moveTo>
                              <a:lnTo>
                                <a:pt x="10495" y="0"/>
                              </a:lnTo>
                              <a:lnTo>
                                <a:pt x="10495" y="19"/>
                              </a:lnTo>
                              <a:lnTo>
                                <a:pt x="10495" y="120"/>
                              </a:lnTo>
                              <a:lnTo>
                                <a:pt x="10495" y="13838"/>
                              </a:lnTo>
                              <a:lnTo>
                                <a:pt x="19" y="13838"/>
                              </a:lnTo>
                              <a:lnTo>
                                <a:pt x="19" y="120"/>
                              </a:lnTo>
                              <a:lnTo>
                                <a:pt x="19" y="19"/>
                              </a:lnTo>
                              <a:lnTo>
                                <a:pt x="10495" y="19"/>
                              </a:lnTo>
                              <a:lnTo>
                                <a:pt x="10495" y="0"/>
                              </a:lnTo>
                              <a:lnTo>
                                <a:pt x="19" y="0"/>
                              </a:lnTo>
                              <a:lnTo>
                                <a:pt x="0" y="0"/>
                              </a:lnTo>
                              <a:lnTo>
                                <a:pt x="0" y="13857"/>
                              </a:lnTo>
                              <a:lnTo>
                                <a:pt x="19" y="13857"/>
                              </a:lnTo>
                              <a:lnTo>
                                <a:pt x="10495" y="13857"/>
                              </a:lnTo>
                              <a:lnTo>
                                <a:pt x="10515" y="13857"/>
                              </a:lnTo>
                              <a:lnTo>
                                <a:pt x="10515" y="13838"/>
                              </a:lnTo>
                              <a:lnTo>
                                <a:pt x="10515" y="120"/>
                              </a:lnTo>
                              <a:lnTo>
                                <a:pt x="10515" y="19"/>
                              </a:lnTo>
                              <a:lnTo>
                                <a:pt x="105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983BAA" id="Freeform 100" o:spid="_x0000_s1026" style="position:absolute;margin-left:50.15pt;margin-top:1in;width:525.75pt;height:692.9pt;z-index:-1652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5,13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" path="m10515,r-20,l10495,19r,101l10495,13838r-10476,l19,120,19,19r10476,l10495,,19,,,,,13857r19,l10495,13857r20,l10515,13838r,-13718l10515,19r,-19xe" fillcolor="black" stroked="f">
                <v:path arrowok="t" o:connecttype="custom" o:connectlocs="6677025,914400;6664325,914400;6664325,926465;6664325,990600;6664325,9701530;12065,9701530;12065,990600;12065,926465;6664325,926465;6664325,914400;12065,914400;0,914400;0,9713595;12065,9713595;6664325,9713595;6677025,9713595;6677025,9701530;6677025,990600;6677025,926465;6677025,914400" o:connectangles="0,0,0,0,0,0,0,0,0,0,0,0,0,0,0,0,0,0,0,0"/>
                <w10:wrap anchorx="page" anchory="page"/>
              </v:shape>
            </w:pict>
          </mc:Fallback>
        </mc:AlternateContent>
      </w:r>
      <w:proofErr w:type="gramStart"/>
      <w:r w:rsidR="00660AD9">
        <w:rPr>
          <w:color w:val="393939"/>
        </w:rPr>
        <w:t>loop(</w:t>
      </w:r>
      <w:proofErr w:type="gramEnd"/>
      <w:r w:rsidR="00660AD9">
        <w:rPr>
          <w:color w:val="393939"/>
        </w:rPr>
        <w:t>)</w:t>
      </w:r>
      <w:r w:rsidR="00660AD9">
        <w:rPr>
          <w:color w:val="393939"/>
          <w:spacing w:val="-2"/>
        </w:rPr>
        <w:t xml:space="preserve"> </w:t>
      </w:r>
      <w:r w:rsidR="00660AD9">
        <w:rPr>
          <w:color w:val="393939"/>
        </w:rPr>
        <w:t>condition</w:t>
      </w:r>
    </w:p>
    <w:p w:rsidR="00DA6855" w:rsidRDefault="00660AD9">
      <w:pPr>
        <w:pStyle w:val="BodyText"/>
        <w:spacing w:before="163" w:line="232" w:lineRule="auto"/>
        <w:ind w:left="213" w:right="745"/>
      </w:pPr>
      <w:r>
        <w:rPr>
          <w:color w:val="393939"/>
          <w:spacing w:val="-1"/>
        </w:rPr>
        <w:t>In</w:t>
      </w:r>
      <w:r>
        <w:rPr>
          <w:color w:val="393939"/>
          <w:spacing w:val="-2"/>
        </w:rPr>
        <w:t xml:space="preserve"> </w:t>
      </w:r>
      <w:r>
        <w:rPr>
          <w:color w:val="393939"/>
          <w:spacing w:val="-1"/>
        </w:rPr>
        <w:t>the</w:t>
      </w:r>
      <w:r>
        <w:rPr>
          <w:color w:val="393939"/>
          <w:spacing w:val="1"/>
        </w:rPr>
        <w:t xml:space="preserve"> </w:t>
      </w:r>
      <w:proofErr w:type="gramStart"/>
      <w:r>
        <w:rPr>
          <w:rFonts w:ascii="Courier New"/>
          <w:color w:val="393939"/>
          <w:spacing w:val="-1"/>
          <w:shd w:val="clear" w:color="auto" w:fill="EBEBEB"/>
        </w:rPr>
        <w:t>loop(</w:t>
      </w:r>
      <w:proofErr w:type="gramEnd"/>
      <w:r>
        <w:rPr>
          <w:rFonts w:ascii="Courier New"/>
          <w:color w:val="393939"/>
          <w:spacing w:val="-1"/>
          <w:shd w:val="clear" w:color="auto" w:fill="EBEBEB"/>
        </w:rPr>
        <w:t>)</w:t>
      </w:r>
      <w:r>
        <w:rPr>
          <w:rFonts w:ascii="Courier New"/>
          <w:color w:val="393939"/>
          <w:spacing w:val="-73"/>
        </w:rPr>
        <w:t xml:space="preserve"> </w:t>
      </w:r>
      <w:r>
        <w:rPr>
          <w:color w:val="393939"/>
          <w:spacing w:val="-1"/>
        </w:rPr>
        <w:t>we</w:t>
      </w:r>
      <w:r>
        <w:rPr>
          <w:color w:val="393939"/>
        </w:rPr>
        <w:t xml:space="preserve"> </w:t>
      </w:r>
      <w:r>
        <w:rPr>
          <w:color w:val="393939"/>
          <w:spacing w:val="-1"/>
        </w:rPr>
        <w:t>program</w:t>
      </w:r>
      <w:r>
        <w:rPr>
          <w:color w:val="393939"/>
          <w:spacing w:val="2"/>
        </w:rPr>
        <w:t xml:space="preserve"> </w:t>
      </w:r>
      <w:r>
        <w:rPr>
          <w:color w:val="393939"/>
          <w:spacing w:val="-1"/>
        </w:rPr>
        <w:t>what</w:t>
      </w:r>
      <w:r>
        <w:rPr>
          <w:color w:val="393939"/>
          <w:spacing w:val="2"/>
        </w:rPr>
        <w:t xml:space="preserve"> </w:t>
      </w:r>
      <w:r>
        <w:rPr>
          <w:color w:val="393939"/>
        </w:rPr>
        <w:t>happens</w:t>
      </w:r>
      <w:r>
        <w:rPr>
          <w:color w:val="393939"/>
          <w:spacing w:val="-2"/>
        </w:rPr>
        <w:t xml:space="preserve"> </w:t>
      </w:r>
      <w:r>
        <w:rPr>
          <w:color w:val="393939"/>
        </w:rPr>
        <w:t>when a new</w:t>
      </w:r>
      <w:r>
        <w:rPr>
          <w:color w:val="393939"/>
          <w:spacing w:val="-3"/>
        </w:rPr>
        <w:t xml:space="preserve"> </w:t>
      </w:r>
      <w:r>
        <w:rPr>
          <w:color w:val="393939"/>
        </w:rPr>
        <w:t>client</w:t>
      </w:r>
      <w:r>
        <w:rPr>
          <w:color w:val="393939"/>
          <w:spacing w:val="2"/>
        </w:rPr>
        <w:t xml:space="preserve"> </w:t>
      </w:r>
      <w:r>
        <w:rPr>
          <w:color w:val="393939"/>
        </w:rPr>
        <w:t>establishes</w:t>
      </w:r>
      <w:r>
        <w:rPr>
          <w:color w:val="393939"/>
          <w:spacing w:val="1"/>
        </w:rPr>
        <w:t xml:space="preserve"> </w:t>
      </w:r>
      <w:r>
        <w:rPr>
          <w:color w:val="393939"/>
        </w:rPr>
        <w:t>a</w:t>
      </w:r>
      <w:r>
        <w:rPr>
          <w:color w:val="393939"/>
          <w:spacing w:val="-1"/>
        </w:rPr>
        <w:t xml:space="preserve"> </w:t>
      </w:r>
      <w:r>
        <w:rPr>
          <w:color w:val="393939"/>
        </w:rPr>
        <w:t>connection with the</w:t>
      </w:r>
      <w:r>
        <w:rPr>
          <w:color w:val="393939"/>
          <w:spacing w:val="-2"/>
        </w:rPr>
        <w:t xml:space="preserve"> </w:t>
      </w:r>
      <w:r>
        <w:rPr>
          <w:color w:val="393939"/>
        </w:rPr>
        <w:t>web</w:t>
      </w:r>
      <w:r>
        <w:rPr>
          <w:color w:val="393939"/>
          <w:spacing w:val="-58"/>
        </w:rPr>
        <w:t xml:space="preserve"> </w:t>
      </w:r>
      <w:r>
        <w:rPr>
          <w:color w:val="393939"/>
        </w:rPr>
        <w:t>server.</w:t>
      </w:r>
    </w:p>
    <w:p w:rsidR="00DA6855" w:rsidRDefault="00660AD9">
      <w:pPr>
        <w:pStyle w:val="BodyText"/>
        <w:spacing w:after="4"/>
        <w:ind w:left="213"/>
      </w:pPr>
      <w:r>
        <w:rPr>
          <w:color w:val="393939"/>
        </w:rPr>
        <w:t>The</w:t>
      </w:r>
      <w:r>
        <w:rPr>
          <w:color w:val="393939"/>
          <w:spacing w:val="-4"/>
        </w:rPr>
        <w:t xml:space="preserve"> </w:t>
      </w:r>
      <w:r>
        <w:rPr>
          <w:color w:val="393939"/>
        </w:rPr>
        <w:t>ESP32</w:t>
      </w:r>
      <w:r>
        <w:rPr>
          <w:color w:val="393939"/>
          <w:spacing w:val="-2"/>
        </w:rPr>
        <w:t xml:space="preserve"> </w:t>
      </w:r>
      <w:r>
        <w:rPr>
          <w:color w:val="393939"/>
        </w:rPr>
        <w:t>is</w:t>
      </w:r>
      <w:r>
        <w:rPr>
          <w:color w:val="393939"/>
          <w:spacing w:val="-1"/>
        </w:rPr>
        <w:t xml:space="preserve"> </w:t>
      </w:r>
      <w:r>
        <w:rPr>
          <w:color w:val="393939"/>
        </w:rPr>
        <w:t>always</w:t>
      </w:r>
      <w:r>
        <w:rPr>
          <w:color w:val="393939"/>
          <w:spacing w:val="-1"/>
        </w:rPr>
        <w:t xml:space="preserve"> </w:t>
      </w:r>
      <w:r>
        <w:rPr>
          <w:color w:val="393939"/>
        </w:rPr>
        <w:t>listening</w:t>
      </w:r>
      <w:r>
        <w:rPr>
          <w:color w:val="393939"/>
          <w:spacing w:val="-2"/>
        </w:rPr>
        <w:t xml:space="preserve"> </w:t>
      </w:r>
      <w:r>
        <w:rPr>
          <w:color w:val="393939"/>
        </w:rPr>
        <w:t>for</w:t>
      </w:r>
      <w:r>
        <w:rPr>
          <w:color w:val="393939"/>
          <w:spacing w:val="-3"/>
        </w:rPr>
        <w:t xml:space="preserve"> </w:t>
      </w:r>
      <w:r>
        <w:rPr>
          <w:color w:val="393939"/>
        </w:rPr>
        <w:t>incoming</w:t>
      </w:r>
      <w:r>
        <w:rPr>
          <w:color w:val="393939"/>
          <w:spacing w:val="-2"/>
        </w:rPr>
        <w:t xml:space="preserve"> </w:t>
      </w:r>
      <w:r>
        <w:rPr>
          <w:color w:val="393939"/>
        </w:rPr>
        <w:t>clients</w:t>
      </w:r>
      <w:r>
        <w:rPr>
          <w:color w:val="393939"/>
          <w:spacing w:val="-1"/>
        </w:rPr>
        <w:t xml:space="preserve"> </w:t>
      </w:r>
      <w:r>
        <w:rPr>
          <w:color w:val="393939"/>
        </w:rPr>
        <w:t>with</w:t>
      </w:r>
      <w:r>
        <w:rPr>
          <w:color w:val="393939"/>
          <w:spacing w:val="-2"/>
        </w:rPr>
        <w:t xml:space="preserve"> </w:t>
      </w:r>
      <w:r>
        <w:rPr>
          <w:color w:val="393939"/>
        </w:rPr>
        <w:t>the</w:t>
      </w:r>
      <w:r>
        <w:rPr>
          <w:color w:val="393939"/>
          <w:spacing w:val="-4"/>
        </w:rPr>
        <w:t xml:space="preserve"> </w:t>
      </w:r>
      <w:r>
        <w:rPr>
          <w:color w:val="393939"/>
        </w:rPr>
        <w:t>following line:</w:t>
      </w:r>
    </w:p>
    <w:p w:rsidR="00DA6855" w:rsidRDefault="00AF5842">
      <w:pPr>
        <w:pStyle w:val="BodyText"/>
        <w:ind w:left="184"/>
        <w:rPr>
          <w:sz w:val="20"/>
        </w:rPr>
      </w:pPr>
      <w:r>
        <w:rPr>
          <w:noProof/>
          <w:sz w:val="20"/>
        </w:rPr>
        <mc:AlternateContent>
          <mc:Choice Requires="wps">
            <w:drawing>
              <wp:inline distT="0" distB="0" distL="0" distR="0">
                <wp:extent cx="6573520" cy="542925"/>
                <wp:effectExtent l="2540" t="0" r="0" b="635"/>
                <wp:docPr id="102"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542925"/>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spacing w:line="269" w:lineRule="exact"/>
                              <w:ind w:left="28"/>
                              <w:rPr>
                                <w:rFonts w:ascii="Consolas"/>
                                <w:sz w:val="23"/>
                              </w:rPr>
                            </w:pPr>
                            <w:r>
                              <w:rPr>
                                <w:rFonts w:ascii="Consolas"/>
                                <w:color w:val="0077AA"/>
                                <w:sz w:val="23"/>
                              </w:rPr>
                              <w:t>void</w:t>
                            </w:r>
                            <w:r>
                              <w:rPr>
                                <w:rFonts w:ascii="Consolas"/>
                                <w:color w:val="0077AA"/>
                                <w:spacing w:val="-2"/>
                                <w:sz w:val="23"/>
                              </w:rPr>
                              <w:t xml:space="preserve"> </w:t>
                            </w:r>
                            <w:proofErr w:type="gramStart"/>
                            <w:r>
                              <w:rPr>
                                <w:rFonts w:ascii="Consolas"/>
                                <w:color w:val="DD4968"/>
                                <w:sz w:val="23"/>
                              </w:rPr>
                              <w:t>loop</w:t>
                            </w:r>
                            <w:r>
                              <w:rPr>
                                <w:rFonts w:ascii="Consolas"/>
                                <w:color w:val="999999"/>
                                <w:sz w:val="23"/>
                              </w:rPr>
                              <w:t>(</w:t>
                            </w:r>
                            <w:proofErr w:type="gramEnd"/>
                            <w:r>
                              <w:rPr>
                                <w:rFonts w:ascii="Consolas"/>
                                <w:color w:val="999999"/>
                                <w:sz w:val="23"/>
                              </w:rPr>
                              <w:t>){</w:t>
                            </w:r>
                          </w:p>
                          <w:p w:rsidR="00660AD9" w:rsidRDefault="00660AD9">
                            <w:pPr>
                              <w:spacing w:line="269" w:lineRule="exact"/>
                              <w:ind w:left="28"/>
                              <w:rPr>
                                <w:rFonts w:ascii="Consolas"/>
                                <w:sz w:val="23"/>
                              </w:rPr>
                            </w:pPr>
                            <w:proofErr w:type="spellStart"/>
                            <w:r>
                              <w:rPr>
                                <w:rFonts w:ascii="Consolas"/>
                                <w:sz w:val="23"/>
                              </w:rPr>
                              <w:t>WiFiClient</w:t>
                            </w:r>
                            <w:proofErr w:type="spellEnd"/>
                            <w:r>
                              <w:rPr>
                                <w:rFonts w:ascii="Consolas"/>
                                <w:spacing w:val="-2"/>
                                <w:sz w:val="23"/>
                              </w:rPr>
                              <w:t xml:space="preserve"> </w:t>
                            </w:r>
                            <w:r>
                              <w:rPr>
                                <w:rFonts w:ascii="Consolas"/>
                                <w:sz w:val="23"/>
                              </w:rPr>
                              <w:t>client</w:t>
                            </w:r>
                            <w:r>
                              <w:rPr>
                                <w:rFonts w:ascii="Consolas"/>
                                <w:spacing w:val="-3"/>
                                <w:sz w:val="23"/>
                              </w:rPr>
                              <w:t xml:space="preserve"> </w:t>
                            </w:r>
                            <w:r>
                              <w:rPr>
                                <w:rFonts w:ascii="Consolas"/>
                                <w:color w:val="9A6D39"/>
                                <w:sz w:val="23"/>
                              </w:rPr>
                              <w:t>=</w:t>
                            </w:r>
                            <w:r>
                              <w:rPr>
                                <w:rFonts w:ascii="Consolas"/>
                                <w:color w:val="9A6D39"/>
                                <w:spacing w:val="-4"/>
                                <w:sz w:val="23"/>
                              </w:rPr>
                              <w:t xml:space="preserve"> </w:t>
                            </w:r>
                            <w:proofErr w:type="spellStart"/>
                            <w:proofErr w:type="gramStart"/>
                            <w:r>
                              <w:rPr>
                                <w:rFonts w:ascii="Consolas"/>
                                <w:sz w:val="23"/>
                              </w:rPr>
                              <w:t>server</w:t>
                            </w:r>
                            <w:r>
                              <w:rPr>
                                <w:rFonts w:ascii="Consolas"/>
                                <w:color w:val="999999"/>
                                <w:sz w:val="23"/>
                              </w:rPr>
                              <w:t>.</w:t>
                            </w:r>
                            <w:r>
                              <w:rPr>
                                <w:rFonts w:ascii="Consolas"/>
                                <w:color w:val="DD4968"/>
                                <w:sz w:val="23"/>
                              </w:rPr>
                              <w:t>available</w:t>
                            </w:r>
                            <w:proofErr w:type="spellEnd"/>
                            <w:proofErr w:type="gramEnd"/>
                            <w:r>
                              <w:rPr>
                                <w:rFonts w:ascii="Consolas"/>
                                <w:color w:val="999999"/>
                                <w:sz w:val="23"/>
                              </w:rPr>
                              <w:t>();</w:t>
                            </w:r>
                            <w:r>
                              <w:rPr>
                                <w:rFonts w:ascii="Consolas"/>
                                <w:color w:val="999999"/>
                                <w:spacing w:val="-1"/>
                                <w:sz w:val="23"/>
                              </w:rPr>
                              <w:t xml:space="preserve"> </w:t>
                            </w:r>
                            <w:r>
                              <w:rPr>
                                <w:rFonts w:ascii="Consolas"/>
                                <w:color w:val="6F8090"/>
                                <w:sz w:val="23"/>
                              </w:rPr>
                              <w:t>//</w:t>
                            </w:r>
                            <w:r>
                              <w:rPr>
                                <w:rFonts w:ascii="Consolas"/>
                                <w:color w:val="6F8090"/>
                                <w:spacing w:val="-2"/>
                                <w:sz w:val="23"/>
                              </w:rPr>
                              <w:t xml:space="preserve"> </w:t>
                            </w:r>
                            <w:r>
                              <w:rPr>
                                <w:rFonts w:ascii="Consolas"/>
                                <w:color w:val="6F8090"/>
                                <w:sz w:val="23"/>
                              </w:rPr>
                              <w:t>Listen</w:t>
                            </w:r>
                            <w:r>
                              <w:rPr>
                                <w:rFonts w:ascii="Consolas"/>
                                <w:color w:val="6F8090"/>
                                <w:spacing w:val="-3"/>
                                <w:sz w:val="23"/>
                              </w:rPr>
                              <w:t xml:space="preserve"> </w:t>
                            </w:r>
                            <w:r>
                              <w:rPr>
                                <w:rFonts w:ascii="Consolas"/>
                                <w:color w:val="6F8090"/>
                                <w:sz w:val="23"/>
                              </w:rPr>
                              <w:t>for</w:t>
                            </w:r>
                            <w:r>
                              <w:rPr>
                                <w:rFonts w:ascii="Consolas"/>
                                <w:color w:val="6F8090"/>
                                <w:spacing w:val="-1"/>
                                <w:sz w:val="23"/>
                              </w:rPr>
                              <w:t xml:space="preserve"> </w:t>
                            </w:r>
                            <w:r>
                              <w:rPr>
                                <w:rFonts w:ascii="Consolas"/>
                                <w:color w:val="6F8090"/>
                                <w:sz w:val="23"/>
                              </w:rPr>
                              <w:t>incoming</w:t>
                            </w:r>
                            <w:r>
                              <w:rPr>
                                <w:rFonts w:ascii="Consolas"/>
                                <w:color w:val="6F8090"/>
                                <w:spacing w:val="-1"/>
                                <w:sz w:val="23"/>
                              </w:rPr>
                              <w:t xml:space="preserve"> </w:t>
                            </w:r>
                            <w:r>
                              <w:rPr>
                                <w:rFonts w:ascii="Consolas"/>
                                <w:color w:val="6F8090"/>
                                <w:sz w:val="23"/>
                              </w:rPr>
                              <w:t>clients</w:t>
                            </w:r>
                          </w:p>
                        </w:txbxContent>
                      </wps:txbx>
                      <wps:bodyPr rot="0" vert="horz" wrap="square" lIns="0" tIns="0" rIns="0" bIns="0" anchor="t" anchorCtr="0" upright="1">
                        <a:noAutofit/>
                      </wps:bodyPr>
                    </wps:wsp>
                  </a:graphicData>
                </a:graphic>
              </wp:inline>
            </w:drawing>
          </mc:Choice>
          <mc:Fallback>
            <w:pict>
              <v:shape id="Text Box 148" o:spid="_x0000_s1036" type="#_x0000_t202" style="width:517.6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" fillcolor="#f5f1ef" stroked="f">
                <v:textbox inset="0,0,0,0">
                  <w:txbxContent>
                    <w:p w:rsidR="00660AD9" w:rsidRDefault="00660AD9">
                      <w:pPr>
                        <w:spacing w:line="269" w:lineRule="exact"/>
                        <w:ind w:left="28"/>
                        <w:rPr>
                          <w:rFonts w:ascii="Consolas"/>
                          <w:sz w:val="23"/>
                        </w:rPr>
                      </w:pPr>
                      <w:r>
                        <w:rPr>
                          <w:rFonts w:ascii="Consolas"/>
                          <w:color w:val="0077AA"/>
                          <w:sz w:val="23"/>
                        </w:rPr>
                        <w:t>void</w:t>
                      </w:r>
                      <w:r>
                        <w:rPr>
                          <w:rFonts w:ascii="Consolas"/>
                          <w:color w:val="0077AA"/>
                          <w:spacing w:val="-2"/>
                          <w:sz w:val="23"/>
                        </w:rPr>
                        <w:t xml:space="preserve"> </w:t>
                      </w:r>
                      <w:proofErr w:type="gramStart"/>
                      <w:r>
                        <w:rPr>
                          <w:rFonts w:ascii="Consolas"/>
                          <w:color w:val="DD4968"/>
                          <w:sz w:val="23"/>
                        </w:rPr>
                        <w:t>loop</w:t>
                      </w:r>
                      <w:r>
                        <w:rPr>
                          <w:rFonts w:ascii="Consolas"/>
                          <w:color w:val="999999"/>
                          <w:sz w:val="23"/>
                        </w:rPr>
                        <w:t>(</w:t>
                      </w:r>
                      <w:proofErr w:type="gramEnd"/>
                      <w:r>
                        <w:rPr>
                          <w:rFonts w:ascii="Consolas"/>
                          <w:color w:val="999999"/>
                          <w:sz w:val="23"/>
                        </w:rPr>
                        <w:t>){</w:t>
                      </w:r>
                    </w:p>
                    <w:p w:rsidR="00660AD9" w:rsidRDefault="00660AD9">
                      <w:pPr>
                        <w:spacing w:line="269" w:lineRule="exact"/>
                        <w:ind w:left="28"/>
                        <w:rPr>
                          <w:rFonts w:ascii="Consolas"/>
                          <w:sz w:val="23"/>
                        </w:rPr>
                      </w:pPr>
                      <w:proofErr w:type="spellStart"/>
                      <w:r>
                        <w:rPr>
                          <w:rFonts w:ascii="Consolas"/>
                          <w:sz w:val="23"/>
                        </w:rPr>
                        <w:t>WiFiClient</w:t>
                      </w:r>
                      <w:proofErr w:type="spellEnd"/>
                      <w:r>
                        <w:rPr>
                          <w:rFonts w:ascii="Consolas"/>
                          <w:spacing w:val="-2"/>
                          <w:sz w:val="23"/>
                        </w:rPr>
                        <w:t xml:space="preserve"> </w:t>
                      </w:r>
                      <w:r>
                        <w:rPr>
                          <w:rFonts w:ascii="Consolas"/>
                          <w:sz w:val="23"/>
                        </w:rPr>
                        <w:t>client</w:t>
                      </w:r>
                      <w:r>
                        <w:rPr>
                          <w:rFonts w:ascii="Consolas"/>
                          <w:spacing w:val="-3"/>
                          <w:sz w:val="23"/>
                        </w:rPr>
                        <w:t xml:space="preserve"> </w:t>
                      </w:r>
                      <w:r>
                        <w:rPr>
                          <w:rFonts w:ascii="Consolas"/>
                          <w:color w:val="9A6D39"/>
                          <w:sz w:val="23"/>
                        </w:rPr>
                        <w:t>=</w:t>
                      </w:r>
                      <w:r>
                        <w:rPr>
                          <w:rFonts w:ascii="Consolas"/>
                          <w:color w:val="9A6D39"/>
                          <w:spacing w:val="-4"/>
                          <w:sz w:val="23"/>
                        </w:rPr>
                        <w:t xml:space="preserve"> </w:t>
                      </w:r>
                      <w:proofErr w:type="spellStart"/>
                      <w:proofErr w:type="gramStart"/>
                      <w:r>
                        <w:rPr>
                          <w:rFonts w:ascii="Consolas"/>
                          <w:sz w:val="23"/>
                        </w:rPr>
                        <w:t>server</w:t>
                      </w:r>
                      <w:r>
                        <w:rPr>
                          <w:rFonts w:ascii="Consolas"/>
                          <w:color w:val="999999"/>
                          <w:sz w:val="23"/>
                        </w:rPr>
                        <w:t>.</w:t>
                      </w:r>
                      <w:r>
                        <w:rPr>
                          <w:rFonts w:ascii="Consolas"/>
                          <w:color w:val="DD4968"/>
                          <w:sz w:val="23"/>
                        </w:rPr>
                        <w:t>available</w:t>
                      </w:r>
                      <w:proofErr w:type="spellEnd"/>
                      <w:proofErr w:type="gramEnd"/>
                      <w:r>
                        <w:rPr>
                          <w:rFonts w:ascii="Consolas"/>
                          <w:color w:val="999999"/>
                          <w:sz w:val="23"/>
                        </w:rPr>
                        <w:t>();</w:t>
                      </w:r>
                      <w:r>
                        <w:rPr>
                          <w:rFonts w:ascii="Consolas"/>
                          <w:color w:val="999999"/>
                          <w:spacing w:val="-1"/>
                          <w:sz w:val="23"/>
                        </w:rPr>
                        <w:t xml:space="preserve"> </w:t>
                      </w:r>
                      <w:r>
                        <w:rPr>
                          <w:rFonts w:ascii="Consolas"/>
                          <w:color w:val="6F8090"/>
                          <w:sz w:val="23"/>
                        </w:rPr>
                        <w:t>//</w:t>
                      </w:r>
                      <w:r>
                        <w:rPr>
                          <w:rFonts w:ascii="Consolas"/>
                          <w:color w:val="6F8090"/>
                          <w:spacing w:val="-2"/>
                          <w:sz w:val="23"/>
                        </w:rPr>
                        <w:t xml:space="preserve"> </w:t>
                      </w:r>
                      <w:r>
                        <w:rPr>
                          <w:rFonts w:ascii="Consolas"/>
                          <w:color w:val="6F8090"/>
                          <w:sz w:val="23"/>
                        </w:rPr>
                        <w:t>Listen</w:t>
                      </w:r>
                      <w:r>
                        <w:rPr>
                          <w:rFonts w:ascii="Consolas"/>
                          <w:color w:val="6F8090"/>
                          <w:spacing w:val="-3"/>
                          <w:sz w:val="23"/>
                        </w:rPr>
                        <w:t xml:space="preserve"> </w:t>
                      </w:r>
                      <w:r>
                        <w:rPr>
                          <w:rFonts w:ascii="Consolas"/>
                          <w:color w:val="6F8090"/>
                          <w:sz w:val="23"/>
                        </w:rPr>
                        <w:t>for</w:t>
                      </w:r>
                      <w:r>
                        <w:rPr>
                          <w:rFonts w:ascii="Consolas"/>
                          <w:color w:val="6F8090"/>
                          <w:spacing w:val="-1"/>
                          <w:sz w:val="23"/>
                        </w:rPr>
                        <w:t xml:space="preserve"> </w:t>
                      </w:r>
                      <w:r>
                        <w:rPr>
                          <w:rFonts w:ascii="Consolas"/>
                          <w:color w:val="6F8090"/>
                          <w:sz w:val="23"/>
                        </w:rPr>
                        <w:t>incoming</w:t>
                      </w:r>
                      <w:r>
                        <w:rPr>
                          <w:rFonts w:ascii="Consolas"/>
                          <w:color w:val="6F8090"/>
                          <w:spacing w:val="-1"/>
                          <w:sz w:val="23"/>
                        </w:rPr>
                        <w:t xml:space="preserve"> </w:t>
                      </w:r>
                      <w:r>
                        <w:rPr>
                          <w:rFonts w:ascii="Consolas"/>
                          <w:color w:val="6F8090"/>
                          <w:sz w:val="23"/>
                        </w:rPr>
                        <w:t>clients</w:t>
                      </w:r>
                    </w:p>
                  </w:txbxContent>
                </v:textbox>
                <w10:anchorlock/>
              </v:shape>
            </w:pict>
          </mc:Fallback>
        </mc:AlternateContent>
      </w:r>
    </w:p>
    <w:p w:rsidR="00DA6855" w:rsidRDefault="00660AD9">
      <w:pPr>
        <w:pStyle w:val="BodyText"/>
        <w:spacing w:line="235" w:lineRule="exact"/>
        <w:ind w:left="213"/>
      </w:pPr>
      <w:r>
        <w:rPr>
          <w:color w:val="393939"/>
        </w:rPr>
        <w:t>When</w:t>
      </w:r>
      <w:r>
        <w:rPr>
          <w:color w:val="393939"/>
          <w:spacing w:val="-3"/>
        </w:rPr>
        <w:t xml:space="preserve"> </w:t>
      </w:r>
      <w:r>
        <w:rPr>
          <w:color w:val="393939"/>
        </w:rPr>
        <w:t>a</w:t>
      </w:r>
      <w:r>
        <w:rPr>
          <w:color w:val="393939"/>
          <w:spacing w:val="-4"/>
        </w:rPr>
        <w:t xml:space="preserve"> </w:t>
      </w:r>
      <w:r>
        <w:rPr>
          <w:color w:val="393939"/>
        </w:rPr>
        <w:t>request</w:t>
      </w:r>
      <w:r>
        <w:rPr>
          <w:color w:val="393939"/>
          <w:spacing w:val="-1"/>
        </w:rPr>
        <w:t xml:space="preserve"> </w:t>
      </w:r>
      <w:r>
        <w:rPr>
          <w:color w:val="393939"/>
        </w:rPr>
        <w:t>is</w:t>
      </w:r>
      <w:r>
        <w:rPr>
          <w:color w:val="393939"/>
          <w:spacing w:val="-5"/>
        </w:rPr>
        <w:t xml:space="preserve"> </w:t>
      </w:r>
      <w:r>
        <w:rPr>
          <w:color w:val="393939"/>
        </w:rPr>
        <w:t>received</w:t>
      </w:r>
      <w:r>
        <w:rPr>
          <w:color w:val="393939"/>
          <w:spacing w:val="-4"/>
        </w:rPr>
        <w:t xml:space="preserve"> </w:t>
      </w:r>
      <w:r>
        <w:rPr>
          <w:color w:val="393939"/>
        </w:rPr>
        <w:t>from</w:t>
      </w:r>
      <w:r>
        <w:rPr>
          <w:color w:val="393939"/>
          <w:spacing w:val="-3"/>
        </w:rPr>
        <w:t xml:space="preserve"> </w:t>
      </w:r>
      <w:r>
        <w:rPr>
          <w:color w:val="393939"/>
        </w:rPr>
        <w:t>a</w:t>
      </w:r>
      <w:r>
        <w:rPr>
          <w:color w:val="393939"/>
          <w:spacing w:val="-3"/>
        </w:rPr>
        <w:t xml:space="preserve"> </w:t>
      </w:r>
      <w:r>
        <w:rPr>
          <w:color w:val="393939"/>
        </w:rPr>
        <w:t>client,</w:t>
      </w:r>
      <w:r>
        <w:rPr>
          <w:color w:val="393939"/>
          <w:spacing w:val="-1"/>
        </w:rPr>
        <w:t xml:space="preserve"> </w:t>
      </w:r>
      <w:r>
        <w:rPr>
          <w:color w:val="393939"/>
        </w:rPr>
        <w:t>we’ll</w:t>
      </w:r>
      <w:r>
        <w:rPr>
          <w:color w:val="393939"/>
          <w:spacing w:val="-2"/>
        </w:rPr>
        <w:t xml:space="preserve"> </w:t>
      </w:r>
      <w:r>
        <w:rPr>
          <w:color w:val="393939"/>
        </w:rPr>
        <w:t>save</w:t>
      </w:r>
      <w:r>
        <w:rPr>
          <w:color w:val="393939"/>
          <w:spacing w:val="-3"/>
        </w:rPr>
        <w:t xml:space="preserve"> </w:t>
      </w:r>
      <w:r>
        <w:rPr>
          <w:color w:val="393939"/>
        </w:rPr>
        <w:t>the</w:t>
      </w:r>
      <w:r>
        <w:rPr>
          <w:color w:val="393939"/>
          <w:spacing w:val="-2"/>
        </w:rPr>
        <w:t xml:space="preserve"> </w:t>
      </w:r>
      <w:r>
        <w:rPr>
          <w:color w:val="393939"/>
        </w:rPr>
        <w:t>incoming</w:t>
      </w:r>
      <w:r>
        <w:rPr>
          <w:color w:val="393939"/>
          <w:spacing w:val="-1"/>
        </w:rPr>
        <w:t xml:space="preserve"> </w:t>
      </w:r>
      <w:r>
        <w:rPr>
          <w:color w:val="393939"/>
        </w:rPr>
        <w:t>data.</w:t>
      </w:r>
      <w:r>
        <w:rPr>
          <w:color w:val="393939"/>
          <w:spacing w:val="-3"/>
        </w:rPr>
        <w:t xml:space="preserve"> </w:t>
      </w:r>
      <w:r>
        <w:rPr>
          <w:color w:val="393939"/>
        </w:rPr>
        <w:t>The</w:t>
      </w:r>
      <w:r>
        <w:rPr>
          <w:color w:val="393939"/>
          <w:spacing w:val="-3"/>
        </w:rPr>
        <w:t xml:space="preserve"> </w:t>
      </w:r>
      <w:r>
        <w:rPr>
          <w:color w:val="393939"/>
        </w:rPr>
        <w:t>while</w:t>
      </w:r>
      <w:r>
        <w:rPr>
          <w:color w:val="393939"/>
          <w:spacing w:val="-2"/>
        </w:rPr>
        <w:t xml:space="preserve"> </w:t>
      </w:r>
      <w:r>
        <w:rPr>
          <w:color w:val="393939"/>
        </w:rPr>
        <w:t>loop</w:t>
      </w:r>
      <w:r>
        <w:rPr>
          <w:color w:val="393939"/>
          <w:spacing w:val="-3"/>
        </w:rPr>
        <w:t xml:space="preserve"> </w:t>
      </w:r>
      <w:r>
        <w:rPr>
          <w:color w:val="393939"/>
        </w:rPr>
        <w:t>that</w:t>
      </w:r>
      <w:r>
        <w:rPr>
          <w:color w:val="393939"/>
          <w:spacing w:val="-3"/>
        </w:rPr>
        <w:t xml:space="preserve"> </w:t>
      </w:r>
      <w:r>
        <w:rPr>
          <w:color w:val="393939"/>
        </w:rPr>
        <w:t>follows will</w:t>
      </w:r>
      <w:r>
        <w:rPr>
          <w:color w:val="393939"/>
          <w:spacing w:val="-3"/>
        </w:rPr>
        <w:t xml:space="preserve"> </w:t>
      </w:r>
      <w:r>
        <w:rPr>
          <w:color w:val="393939"/>
        </w:rPr>
        <w:t>be</w:t>
      </w:r>
    </w:p>
    <w:p w:rsidR="00DA6855" w:rsidRDefault="00660AD9">
      <w:pPr>
        <w:pStyle w:val="BodyText"/>
        <w:spacing w:after="2"/>
        <w:ind w:left="213" w:right="623"/>
      </w:pPr>
      <w:r>
        <w:rPr>
          <w:color w:val="393939"/>
        </w:rPr>
        <w:t>running as long as the client stays connected. We don’t recommend changing the following part of the</w:t>
      </w:r>
      <w:r>
        <w:rPr>
          <w:color w:val="393939"/>
          <w:spacing w:val="-59"/>
        </w:rPr>
        <w:t xml:space="preserve"> </w:t>
      </w:r>
      <w:r>
        <w:rPr>
          <w:color w:val="393939"/>
        </w:rPr>
        <w:t>code</w:t>
      </w:r>
      <w:r>
        <w:rPr>
          <w:color w:val="393939"/>
          <w:spacing w:val="-1"/>
        </w:rPr>
        <w:t xml:space="preserve"> </w:t>
      </w:r>
      <w:r>
        <w:rPr>
          <w:color w:val="393939"/>
        </w:rPr>
        <w:t>unless you</w:t>
      </w:r>
      <w:r>
        <w:rPr>
          <w:color w:val="393939"/>
          <w:spacing w:val="-2"/>
        </w:rPr>
        <w:t xml:space="preserve"> </w:t>
      </w:r>
      <w:r>
        <w:rPr>
          <w:color w:val="393939"/>
        </w:rPr>
        <w:t>know</w:t>
      </w:r>
      <w:r>
        <w:rPr>
          <w:color w:val="393939"/>
          <w:spacing w:val="-3"/>
        </w:rPr>
        <w:t xml:space="preserve"> </w:t>
      </w:r>
      <w:r>
        <w:rPr>
          <w:color w:val="393939"/>
        </w:rPr>
        <w:t>exactly what</w:t>
      </w:r>
      <w:r>
        <w:rPr>
          <w:color w:val="393939"/>
          <w:spacing w:val="2"/>
        </w:rPr>
        <w:t xml:space="preserve"> </w:t>
      </w:r>
      <w:r>
        <w:rPr>
          <w:color w:val="393939"/>
        </w:rPr>
        <w:t>you are</w:t>
      </w:r>
      <w:r>
        <w:rPr>
          <w:color w:val="393939"/>
          <w:spacing w:val="1"/>
        </w:rPr>
        <w:t xml:space="preserve"> </w:t>
      </w:r>
      <w:r>
        <w:rPr>
          <w:color w:val="393939"/>
        </w:rPr>
        <w:t>doing.</w:t>
      </w:r>
    </w:p>
    <w:p w:rsidR="00DA6855" w:rsidRDefault="00AF5842">
      <w:pPr>
        <w:pStyle w:val="BodyText"/>
        <w:ind w:left="184"/>
        <w:rPr>
          <w:sz w:val="20"/>
        </w:rPr>
      </w:pPr>
      <w:r>
        <w:rPr>
          <w:noProof/>
          <w:sz w:val="20"/>
        </w:rPr>
        <mc:AlternateContent>
          <mc:Choice Requires="wps">
            <w:drawing>
              <wp:inline distT="0" distB="0" distL="0" distR="0">
                <wp:extent cx="6573520" cy="2952750"/>
                <wp:effectExtent l="2540" t="4445" r="0" b="0"/>
                <wp:docPr id="101"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2952750"/>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pStyle w:val="BodyText"/>
                              <w:spacing w:line="257" w:lineRule="exact"/>
                              <w:ind w:left="28"/>
                              <w:rPr>
                                <w:rFonts w:ascii="Consolas"/>
                              </w:rPr>
                            </w:pPr>
                            <w:r>
                              <w:rPr>
                                <w:rFonts w:ascii="Consolas"/>
                                <w:color w:val="0077AA"/>
                              </w:rPr>
                              <w:t>if</w:t>
                            </w:r>
                            <w:r>
                              <w:rPr>
                                <w:rFonts w:ascii="Consolas"/>
                                <w:color w:val="0077AA"/>
                                <w:spacing w:val="-2"/>
                              </w:rPr>
                              <w:t xml:space="preserve"> </w:t>
                            </w:r>
                            <w:r>
                              <w:rPr>
                                <w:rFonts w:ascii="Consolas"/>
                                <w:color w:val="999999"/>
                              </w:rPr>
                              <w:t>(</w:t>
                            </w:r>
                            <w:r>
                              <w:rPr>
                                <w:rFonts w:ascii="Consolas"/>
                              </w:rPr>
                              <w:t>client</w:t>
                            </w:r>
                            <w:r>
                              <w:rPr>
                                <w:rFonts w:ascii="Consolas"/>
                                <w:color w:val="999999"/>
                              </w:rPr>
                              <w:t>)</w:t>
                            </w:r>
                            <w:r>
                              <w:rPr>
                                <w:rFonts w:ascii="Consolas"/>
                                <w:color w:val="999999"/>
                                <w:spacing w:val="-1"/>
                              </w:rPr>
                              <w:t xml:space="preserve"> </w:t>
                            </w:r>
                            <w:proofErr w:type="gramStart"/>
                            <w:r>
                              <w:rPr>
                                <w:rFonts w:ascii="Consolas"/>
                                <w:color w:val="999999"/>
                              </w:rPr>
                              <w:t>{</w:t>
                            </w:r>
                            <w:r>
                              <w:rPr>
                                <w:rFonts w:ascii="Consolas"/>
                                <w:color w:val="999999"/>
                                <w:spacing w:val="-1"/>
                              </w:rPr>
                              <w:t xml:space="preserve"> </w:t>
                            </w:r>
                            <w:r>
                              <w:rPr>
                                <w:rFonts w:ascii="Consolas"/>
                                <w:color w:val="6F8090"/>
                              </w:rPr>
                              <w:t>/</w:t>
                            </w:r>
                            <w:proofErr w:type="gramEnd"/>
                            <w:r>
                              <w:rPr>
                                <w:rFonts w:ascii="Consolas"/>
                                <w:color w:val="6F8090"/>
                              </w:rPr>
                              <w:t>/</w:t>
                            </w:r>
                            <w:r>
                              <w:rPr>
                                <w:rFonts w:ascii="Consolas"/>
                                <w:color w:val="6F8090"/>
                                <w:spacing w:val="-1"/>
                              </w:rPr>
                              <w:t xml:space="preserve"> </w:t>
                            </w:r>
                            <w:r>
                              <w:rPr>
                                <w:rFonts w:ascii="Consolas"/>
                                <w:color w:val="6F8090"/>
                              </w:rPr>
                              <w:t>If</w:t>
                            </w:r>
                            <w:r>
                              <w:rPr>
                                <w:rFonts w:ascii="Consolas"/>
                                <w:color w:val="6F8090"/>
                                <w:spacing w:val="-5"/>
                              </w:rPr>
                              <w:t xml:space="preserve"> </w:t>
                            </w:r>
                            <w:r>
                              <w:rPr>
                                <w:rFonts w:ascii="Consolas"/>
                                <w:color w:val="6F8090"/>
                              </w:rPr>
                              <w:t>a</w:t>
                            </w:r>
                            <w:r>
                              <w:rPr>
                                <w:rFonts w:ascii="Consolas"/>
                                <w:color w:val="6F8090"/>
                                <w:spacing w:val="-1"/>
                              </w:rPr>
                              <w:t xml:space="preserve"> </w:t>
                            </w:r>
                            <w:r>
                              <w:rPr>
                                <w:rFonts w:ascii="Consolas"/>
                                <w:color w:val="6F8090"/>
                              </w:rPr>
                              <w:t>new</w:t>
                            </w:r>
                            <w:r>
                              <w:rPr>
                                <w:rFonts w:ascii="Consolas"/>
                                <w:color w:val="6F8090"/>
                                <w:spacing w:val="-1"/>
                              </w:rPr>
                              <w:t xml:space="preserve"> </w:t>
                            </w:r>
                            <w:r>
                              <w:rPr>
                                <w:rFonts w:ascii="Consolas"/>
                                <w:color w:val="6F8090"/>
                              </w:rPr>
                              <w:t>client</w:t>
                            </w:r>
                            <w:r>
                              <w:rPr>
                                <w:rFonts w:ascii="Consolas"/>
                                <w:color w:val="6F8090"/>
                                <w:spacing w:val="-1"/>
                              </w:rPr>
                              <w:t xml:space="preserve"> </w:t>
                            </w:r>
                            <w:r>
                              <w:rPr>
                                <w:rFonts w:ascii="Consolas"/>
                                <w:color w:val="6F8090"/>
                              </w:rPr>
                              <w:t>connects,</w:t>
                            </w:r>
                          </w:p>
                          <w:p w:rsidR="00660AD9" w:rsidRDefault="00660AD9">
                            <w:pPr>
                              <w:pStyle w:val="BodyText"/>
                              <w:spacing w:before="1"/>
                              <w:ind w:left="271" w:right="521"/>
                              <w:rPr>
                                <w:rFonts w:ascii="Consolas"/>
                              </w:rPr>
                            </w:pPr>
                            <w:proofErr w:type="spellStart"/>
                            <w:r>
                              <w:rPr>
                                <w:rFonts w:ascii="Consolas"/>
                              </w:rPr>
                              <w:t>Serial</w:t>
                            </w:r>
                            <w:r>
                              <w:rPr>
                                <w:rFonts w:ascii="Consolas"/>
                                <w:color w:val="999999"/>
                              </w:rPr>
                              <w:t>.</w:t>
                            </w:r>
                            <w:r>
                              <w:rPr>
                                <w:rFonts w:ascii="Consolas"/>
                                <w:color w:val="DD4968"/>
                              </w:rPr>
                              <w:t>println</w:t>
                            </w:r>
                            <w:proofErr w:type="spellEnd"/>
                            <w:r>
                              <w:rPr>
                                <w:rFonts w:ascii="Consolas"/>
                                <w:color w:val="999999"/>
                              </w:rPr>
                              <w:t>(</w:t>
                            </w:r>
                            <w:r>
                              <w:rPr>
                                <w:rFonts w:ascii="Consolas"/>
                                <w:color w:val="669900"/>
                              </w:rPr>
                              <w:t>"New</w:t>
                            </w:r>
                            <w:r>
                              <w:rPr>
                                <w:rFonts w:ascii="Consolas"/>
                                <w:color w:val="669900"/>
                                <w:spacing w:val="13"/>
                              </w:rPr>
                              <w:t xml:space="preserve"> </w:t>
                            </w:r>
                            <w:r>
                              <w:rPr>
                                <w:rFonts w:ascii="Consolas"/>
                                <w:color w:val="669900"/>
                              </w:rPr>
                              <w:t>Client."</w:t>
                            </w:r>
                            <w:r>
                              <w:rPr>
                                <w:rFonts w:ascii="Consolas"/>
                                <w:color w:val="999999"/>
                              </w:rPr>
                              <w:t>);</w:t>
                            </w:r>
                            <w:r>
                              <w:rPr>
                                <w:rFonts w:ascii="Consolas"/>
                                <w:color w:val="999999"/>
                                <w:spacing w:val="12"/>
                              </w:rPr>
                              <w:t xml:space="preserve"> </w:t>
                            </w:r>
                            <w:r>
                              <w:rPr>
                                <w:rFonts w:ascii="Consolas"/>
                                <w:color w:val="6F8090"/>
                              </w:rPr>
                              <w:t>//</w:t>
                            </w:r>
                            <w:r>
                              <w:rPr>
                                <w:rFonts w:ascii="Consolas"/>
                                <w:color w:val="6F8090"/>
                                <w:spacing w:val="13"/>
                              </w:rPr>
                              <w:t xml:space="preserve"> </w:t>
                            </w:r>
                            <w:r>
                              <w:rPr>
                                <w:rFonts w:ascii="Consolas"/>
                                <w:color w:val="6F8090"/>
                              </w:rPr>
                              <w:t>print</w:t>
                            </w:r>
                            <w:r>
                              <w:rPr>
                                <w:rFonts w:ascii="Consolas"/>
                                <w:color w:val="6F8090"/>
                                <w:spacing w:val="12"/>
                              </w:rPr>
                              <w:t xml:space="preserve"> </w:t>
                            </w:r>
                            <w:r>
                              <w:rPr>
                                <w:rFonts w:ascii="Consolas"/>
                                <w:color w:val="6F8090"/>
                              </w:rPr>
                              <w:t>a</w:t>
                            </w:r>
                            <w:r>
                              <w:rPr>
                                <w:rFonts w:ascii="Consolas"/>
                                <w:color w:val="6F8090"/>
                                <w:spacing w:val="13"/>
                              </w:rPr>
                              <w:t xml:space="preserve"> </w:t>
                            </w:r>
                            <w:r>
                              <w:rPr>
                                <w:rFonts w:ascii="Consolas"/>
                                <w:color w:val="6F8090"/>
                              </w:rPr>
                              <w:t>message</w:t>
                            </w:r>
                            <w:r>
                              <w:rPr>
                                <w:rFonts w:ascii="Consolas"/>
                                <w:color w:val="6F8090"/>
                                <w:spacing w:val="13"/>
                              </w:rPr>
                              <w:t xml:space="preserve"> </w:t>
                            </w:r>
                            <w:r>
                              <w:rPr>
                                <w:rFonts w:ascii="Consolas"/>
                                <w:color w:val="6F8090"/>
                              </w:rPr>
                              <w:t>out</w:t>
                            </w:r>
                            <w:r>
                              <w:rPr>
                                <w:rFonts w:ascii="Consolas"/>
                                <w:color w:val="6F8090"/>
                                <w:spacing w:val="13"/>
                              </w:rPr>
                              <w:t xml:space="preserve"> </w:t>
                            </w:r>
                            <w:r>
                              <w:rPr>
                                <w:rFonts w:ascii="Consolas"/>
                                <w:color w:val="6F8090"/>
                              </w:rPr>
                              <w:t>in</w:t>
                            </w:r>
                            <w:r>
                              <w:rPr>
                                <w:rFonts w:ascii="Consolas"/>
                                <w:color w:val="6F8090"/>
                                <w:spacing w:val="12"/>
                              </w:rPr>
                              <w:t xml:space="preserve"> </w:t>
                            </w:r>
                            <w:r>
                              <w:rPr>
                                <w:rFonts w:ascii="Consolas"/>
                                <w:color w:val="6F8090"/>
                              </w:rPr>
                              <w:t>the</w:t>
                            </w:r>
                            <w:r>
                              <w:rPr>
                                <w:rFonts w:ascii="Consolas"/>
                                <w:color w:val="6F8090"/>
                                <w:spacing w:val="13"/>
                              </w:rPr>
                              <w:t xml:space="preserve"> </w:t>
                            </w:r>
                            <w:r>
                              <w:rPr>
                                <w:rFonts w:ascii="Consolas"/>
                                <w:color w:val="6F8090"/>
                              </w:rPr>
                              <w:t>serial</w:t>
                            </w:r>
                            <w:r>
                              <w:rPr>
                                <w:rFonts w:ascii="Consolas"/>
                                <w:color w:val="6F8090"/>
                                <w:spacing w:val="11"/>
                              </w:rPr>
                              <w:t xml:space="preserve"> </w:t>
                            </w:r>
                            <w:r>
                              <w:rPr>
                                <w:rFonts w:ascii="Consolas"/>
                                <w:color w:val="6F8090"/>
                              </w:rPr>
                              <w:t>port</w:t>
                            </w:r>
                            <w:r>
                              <w:rPr>
                                <w:rFonts w:ascii="Consolas"/>
                                <w:color w:val="6F8090"/>
                                <w:spacing w:val="1"/>
                              </w:rPr>
                              <w:t xml:space="preserve"> </w:t>
                            </w:r>
                            <w:r>
                              <w:rPr>
                                <w:rFonts w:ascii="Consolas"/>
                              </w:rPr>
                              <w:t xml:space="preserve">String </w:t>
                            </w:r>
                            <w:proofErr w:type="spellStart"/>
                            <w:r>
                              <w:rPr>
                                <w:rFonts w:ascii="Consolas"/>
                              </w:rPr>
                              <w:t>currentLine</w:t>
                            </w:r>
                            <w:proofErr w:type="spellEnd"/>
                            <w:r>
                              <w:rPr>
                                <w:rFonts w:ascii="Consolas"/>
                              </w:rPr>
                              <w:t xml:space="preserve"> </w:t>
                            </w:r>
                            <w:r>
                              <w:rPr>
                                <w:rFonts w:ascii="Consolas"/>
                                <w:color w:val="9A6D39"/>
                              </w:rPr>
                              <w:t xml:space="preserve">= </w:t>
                            </w:r>
                            <w:r>
                              <w:rPr>
                                <w:rFonts w:ascii="Consolas"/>
                                <w:color w:val="669900"/>
                              </w:rPr>
                              <w:t>""</w:t>
                            </w:r>
                            <w:r>
                              <w:rPr>
                                <w:rFonts w:ascii="Consolas"/>
                                <w:color w:val="999999"/>
                              </w:rPr>
                              <w:t xml:space="preserve">; </w:t>
                            </w:r>
                            <w:r>
                              <w:rPr>
                                <w:rFonts w:ascii="Consolas"/>
                                <w:color w:val="6F8090"/>
                              </w:rPr>
                              <w:t>// make a String to hold incoming data from the client</w:t>
                            </w:r>
                            <w:r>
                              <w:rPr>
                                <w:rFonts w:ascii="Consolas"/>
                                <w:color w:val="6F8090"/>
                                <w:spacing w:val="-118"/>
                              </w:rPr>
                              <w:t xml:space="preserve"> </w:t>
                            </w:r>
                            <w:r>
                              <w:rPr>
                                <w:rFonts w:ascii="Consolas"/>
                                <w:color w:val="0077AA"/>
                              </w:rPr>
                              <w:t>while</w:t>
                            </w:r>
                            <w:r>
                              <w:rPr>
                                <w:rFonts w:ascii="Consolas"/>
                                <w:color w:val="0077AA"/>
                                <w:spacing w:val="-2"/>
                              </w:rPr>
                              <w:t xml:space="preserve"> </w:t>
                            </w:r>
                            <w:r>
                              <w:rPr>
                                <w:rFonts w:ascii="Consolas"/>
                                <w:color w:val="999999"/>
                              </w:rPr>
                              <w:t>(</w:t>
                            </w:r>
                            <w:proofErr w:type="spellStart"/>
                            <w:proofErr w:type="gramStart"/>
                            <w:r>
                              <w:rPr>
                                <w:rFonts w:ascii="Consolas"/>
                              </w:rPr>
                              <w:t>client</w:t>
                            </w:r>
                            <w:r>
                              <w:rPr>
                                <w:rFonts w:ascii="Consolas"/>
                                <w:color w:val="999999"/>
                              </w:rPr>
                              <w:t>.</w:t>
                            </w:r>
                            <w:r>
                              <w:rPr>
                                <w:rFonts w:ascii="Consolas"/>
                                <w:color w:val="DD4968"/>
                              </w:rPr>
                              <w:t>connected</w:t>
                            </w:r>
                            <w:proofErr w:type="spellEnd"/>
                            <w:proofErr w:type="gramEnd"/>
                            <w:r>
                              <w:rPr>
                                <w:rFonts w:ascii="Consolas"/>
                                <w:color w:val="999999"/>
                              </w:rPr>
                              <w:t>())</w:t>
                            </w:r>
                            <w:r>
                              <w:rPr>
                                <w:rFonts w:ascii="Consolas"/>
                                <w:color w:val="999999"/>
                                <w:spacing w:val="-1"/>
                              </w:rPr>
                              <w:t xml:space="preserve"> </w:t>
                            </w:r>
                            <w:r>
                              <w:rPr>
                                <w:rFonts w:ascii="Consolas"/>
                                <w:color w:val="999999"/>
                              </w:rPr>
                              <w:t>{</w:t>
                            </w:r>
                            <w:r>
                              <w:rPr>
                                <w:rFonts w:ascii="Consolas"/>
                                <w:color w:val="999999"/>
                                <w:spacing w:val="-1"/>
                              </w:rPr>
                              <w:t xml:space="preserve"> </w:t>
                            </w:r>
                            <w:r>
                              <w:rPr>
                                <w:rFonts w:ascii="Consolas"/>
                                <w:color w:val="6F8090"/>
                              </w:rPr>
                              <w:t>//</w:t>
                            </w:r>
                            <w:r>
                              <w:rPr>
                                <w:rFonts w:ascii="Consolas"/>
                                <w:color w:val="6F8090"/>
                                <w:spacing w:val="-2"/>
                              </w:rPr>
                              <w:t xml:space="preserve"> </w:t>
                            </w:r>
                            <w:r>
                              <w:rPr>
                                <w:rFonts w:ascii="Consolas"/>
                                <w:color w:val="6F8090"/>
                              </w:rPr>
                              <w:t>loop</w:t>
                            </w:r>
                            <w:r>
                              <w:rPr>
                                <w:rFonts w:ascii="Consolas"/>
                                <w:color w:val="6F8090"/>
                                <w:spacing w:val="-1"/>
                              </w:rPr>
                              <w:t xml:space="preserve"> </w:t>
                            </w:r>
                            <w:r>
                              <w:rPr>
                                <w:rFonts w:ascii="Consolas"/>
                                <w:color w:val="6F8090"/>
                              </w:rPr>
                              <w:t>while</w:t>
                            </w:r>
                            <w:r>
                              <w:rPr>
                                <w:rFonts w:ascii="Consolas"/>
                                <w:color w:val="6F8090"/>
                                <w:spacing w:val="-3"/>
                              </w:rPr>
                              <w:t xml:space="preserve"> </w:t>
                            </w:r>
                            <w:r>
                              <w:rPr>
                                <w:rFonts w:ascii="Consolas"/>
                                <w:color w:val="6F8090"/>
                              </w:rPr>
                              <w:t>the</w:t>
                            </w:r>
                            <w:r>
                              <w:rPr>
                                <w:rFonts w:ascii="Consolas"/>
                                <w:color w:val="6F8090"/>
                                <w:spacing w:val="-2"/>
                              </w:rPr>
                              <w:t xml:space="preserve"> </w:t>
                            </w:r>
                            <w:r>
                              <w:rPr>
                                <w:rFonts w:ascii="Consolas"/>
                                <w:color w:val="6F8090"/>
                              </w:rPr>
                              <w:t>client's connected</w:t>
                            </w:r>
                          </w:p>
                          <w:p w:rsidR="00660AD9" w:rsidRDefault="00660AD9">
                            <w:pPr>
                              <w:pStyle w:val="BodyText"/>
                              <w:spacing w:before="1"/>
                              <w:ind w:left="756" w:right="1352" w:hanging="243"/>
                              <w:rPr>
                                <w:rFonts w:ascii="Consolas"/>
                              </w:rPr>
                            </w:pPr>
                            <w:r>
                              <w:rPr>
                                <w:rFonts w:ascii="Consolas"/>
                                <w:color w:val="0077AA"/>
                              </w:rPr>
                              <w:t xml:space="preserve">if </w:t>
                            </w:r>
                            <w:r>
                              <w:rPr>
                                <w:rFonts w:ascii="Consolas"/>
                                <w:color w:val="999999"/>
                              </w:rPr>
                              <w:t>(</w:t>
                            </w:r>
                            <w:proofErr w:type="spellStart"/>
                            <w:proofErr w:type="gramStart"/>
                            <w:r>
                              <w:rPr>
                                <w:rFonts w:ascii="Consolas"/>
                              </w:rPr>
                              <w:t>client</w:t>
                            </w:r>
                            <w:r>
                              <w:rPr>
                                <w:rFonts w:ascii="Consolas"/>
                                <w:color w:val="999999"/>
                              </w:rPr>
                              <w:t>.</w:t>
                            </w:r>
                            <w:r>
                              <w:rPr>
                                <w:rFonts w:ascii="Consolas"/>
                                <w:color w:val="DD4968"/>
                              </w:rPr>
                              <w:t>available</w:t>
                            </w:r>
                            <w:proofErr w:type="spellEnd"/>
                            <w:proofErr w:type="gramEnd"/>
                            <w:r>
                              <w:rPr>
                                <w:rFonts w:ascii="Consolas"/>
                                <w:color w:val="999999"/>
                              </w:rPr>
                              <w:t xml:space="preserve">()) { </w:t>
                            </w:r>
                            <w:r>
                              <w:rPr>
                                <w:rFonts w:ascii="Consolas"/>
                                <w:color w:val="6F8090"/>
                              </w:rPr>
                              <w:t>// if there's bytes to read from the client,</w:t>
                            </w:r>
                            <w:r>
                              <w:rPr>
                                <w:rFonts w:ascii="Consolas"/>
                                <w:color w:val="6F8090"/>
                                <w:spacing w:val="-118"/>
                              </w:rPr>
                              <w:t xml:space="preserve"> </w:t>
                            </w:r>
                            <w:r>
                              <w:rPr>
                                <w:rFonts w:ascii="Consolas"/>
                                <w:color w:val="0077AA"/>
                              </w:rPr>
                              <w:t>char</w:t>
                            </w:r>
                            <w:r>
                              <w:rPr>
                                <w:rFonts w:ascii="Consolas"/>
                                <w:color w:val="0077AA"/>
                                <w:spacing w:val="-1"/>
                              </w:rPr>
                              <w:t xml:space="preserve"> </w:t>
                            </w:r>
                            <w:r>
                              <w:rPr>
                                <w:rFonts w:ascii="Consolas"/>
                              </w:rPr>
                              <w:t xml:space="preserve">c </w:t>
                            </w:r>
                            <w:r>
                              <w:rPr>
                                <w:rFonts w:ascii="Consolas"/>
                                <w:color w:val="9A6D39"/>
                              </w:rPr>
                              <w:t>=</w:t>
                            </w:r>
                            <w:r>
                              <w:rPr>
                                <w:rFonts w:ascii="Consolas"/>
                                <w:color w:val="9A6D39"/>
                                <w:spacing w:val="-3"/>
                              </w:rPr>
                              <w:t xml:space="preserve"> </w:t>
                            </w:r>
                            <w:proofErr w:type="spellStart"/>
                            <w:r>
                              <w:rPr>
                                <w:rFonts w:ascii="Consolas"/>
                              </w:rPr>
                              <w:t>client</w:t>
                            </w:r>
                            <w:r>
                              <w:rPr>
                                <w:rFonts w:ascii="Consolas"/>
                                <w:color w:val="999999"/>
                              </w:rPr>
                              <w:t>.</w:t>
                            </w:r>
                            <w:r>
                              <w:rPr>
                                <w:rFonts w:ascii="Consolas"/>
                                <w:color w:val="DD4968"/>
                              </w:rPr>
                              <w:t>read</w:t>
                            </w:r>
                            <w:proofErr w:type="spellEnd"/>
                            <w:r>
                              <w:rPr>
                                <w:rFonts w:ascii="Consolas"/>
                                <w:color w:val="999999"/>
                              </w:rPr>
                              <w:t>();</w:t>
                            </w:r>
                            <w:r>
                              <w:rPr>
                                <w:rFonts w:ascii="Consolas"/>
                                <w:color w:val="999999"/>
                                <w:spacing w:val="-3"/>
                              </w:rPr>
                              <w:t xml:space="preserve"> </w:t>
                            </w:r>
                            <w:r>
                              <w:rPr>
                                <w:rFonts w:ascii="Consolas"/>
                                <w:color w:val="6F8090"/>
                              </w:rPr>
                              <w:t>// read a</w:t>
                            </w:r>
                            <w:r>
                              <w:rPr>
                                <w:rFonts w:ascii="Consolas"/>
                                <w:color w:val="6F8090"/>
                                <w:spacing w:val="-4"/>
                              </w:rPr>
                              <w:t xml:space="preserve"> </w:t>
                            </w:r>
                            <w:r>
                              <w:rPr>
                                <w:rFonts w:ascii="Consolas"/>
                                <w:color w:val="6F8090"/>
                              </w:rPr>
                              <w:t>byte,</w:t>
                            </w:r>
                            <w:r>
                              <w:rPr>
                                <w:rFonts w:ascii="Consolas"/>
                                <w:color w:val="6F8090"/>
                                <w:spacing w:val="1"/>
                              </w:rPr>
                              <w:t xml:space="preserve"> </w:t>
                            </w:r>
                            <w:r>
                              <w:rPr>
                                <w:rFonts w:ascii="Consolas"/>
                                <w:color w:val="6F8090"/>
                              </w:rPr>
                              <w:t>then</w:t>
                            </w:r>
                          </w:p>
                          <w:p w:rsidR="00660AD9" w:rsidRDefault="00660AD9">
                            <w:pPr>
                              <w:pStyle w:val="BodyText"/>
                              <w:ind w:left="756" w:right="3407"/>
                              <w:rPr>
                                <w:rFonts w:ascii="Consolas"/>
                              </w:rPr>
                            </w:pPr>
                            <w:proofErr w:type="spellStart"/>
                            <w:r>
                              <w:rPr>
                                <w:rFonts w:ascii="Consolas"/>
                              </w:rPr>
                              <w:t>Serial</w:t>
                            </w:r>
                            <w:r>
                              <w:rPr>
                                <w:rFonts w:ascii="Consolas"/>
                                <w:color w:val="999999"/>
                              </w:rPr>
                              <w:t>.</w:t>
                            </w:r>
                            <w:r>
                              <w:rPr>
                                <w:rFonts w:ascii="Consolas"/>
                                <w:color w:val="DD4968"/>
                              </w:rPr>
                              <w:t>write</w:t>
                            </w:r>
                            <w:proofErr w:type="spellEnd"/>
                            <w:r>
                              <w:rPr>
                                <w:rFonts w:ascii="Consolas"/>
                                <w:color w:val="999999"/>
                              </w:rPr>
                              <w:t>(</w:t>
                            </w:r>
                            <w:r>
                              <w:rPr>
                                <w:rFonts w:ascii="Consolas"/>
                              </w:rPr>
                              <w:t>c</w:t>
                            </w:r>
                            <w:r>
                              <w:rPr>
                                <w:rFonts w:ascii="Consolas"/>
                                <w:color w:val="999999"/>
                              </w:rPr>
                              <w:t xml:space="preserve">); </w:t>
                            </w:r>
                            <w:r>
                              <w:rPr>
                                <w:rFonts w:ascii="Consolas"/>
                                <w:color w:val="6F8090"/>
                              </w:rPr>
                              <w:t>// print it out the serial monitor</w:t>
                            </w:r>
                            <w:r>
                              <w:rPr>
                                <w:rFonts w:ascii="Consolas"/>
                                <w:color w:val="6F8090"/>
                                <w:spacing w:val="-118"/>
                              </w:rPr>
                              <w:t xml:space="preserve"> </w:t>
                            </w:r>
                            <w:r>
                              <w:rPr>
                                <w:rFonts w:ascii="Consolas"/>
                              </w:rPr>
                              <w:t>header</w:t>
                            </w:r>
                            <w:r>
                              <w:rPr>
                                <w:rFonts w:ascii="Consolas"/>
                                <w:spacing w:val="-1"/>
                              </w:rPr>
                              <w:t xml:space="preserve"> </w:t>
                            </w:r>
                            <w:r>
                              <w:rPr>
                                <w:rFonts w:ascii="Consolas"/>
                                <w:color w:val="9A6D39"/>
                              </w:rPr>
                              <w:t xml:space="preserve">+= </w:t>
                            </w:r>
                            <w:r>
                              <w:rPr>
                                <w:rFonts w:ascii="Consolas"/>
                              </w:rPr>
                              <w:t>c</w:t>
                            </w:r>
                            <w:r>
                              <w:rPr>
                                <w:rFonts w:ascii="Consolas"/>
                                <w:color w:val="999999"/>
                              </w:rPr>
                              <w:t>;</w:t>
                            </w:r>
                          </w:p>
                          <w:p w:rsidR="00660AD9" w:rsidRDefault="00660AD9">
                            <w:pPr>
                              <w:pStyle w:val="BodyText"/>
                              <w:spacing w:line="257" w:lineRule="exact"/>
                              <w:ind w:left="756"/>
                              <w:rPr>
                                <w:rFonts w:ascii="Consolas"/>
                              </w:rPr>
                            </w:pPr>
                            <w:r>
                              <w:rPr>
                                <w:rFonts w:ascii="Consolas"/>
                                <w:color w:val="0077AA"/>
                              </w:rPr>
                              <w:t>if</w:t>
                            </w:r>
                            <w:r>
                              <w:rPr>
                                <w:rFonts w:ascii="Consolas"/>
                                <w:color w:val="0077AA"/>
                                <w:spacing w:val="-3"/>
                              </w:rPr>
                              <w:t xml:space="preserve"> </w:t>
                            </w:r>
                            <w:r>
                              <w:rPr>
                                <w:rFonts w:ascii="Consolas"/>
                                <w:color w:val="999999"/>
                              </w:rPr>
                              <w:t>(</w:t>
                            </w:r>
                            <w:r>
                              <w:rPr>
                                <w:rFonts w:ascii="Consolas"/>
                              </w:rPr>
                              <w:t>c</w:t>
                            </w:r>
                            <w:r>
                              <w:rPr>
                                <w:rFonts w:ascii="Consolas"/>
                                <w:spacing w:val="-1"/>
                              </w:rPr>
                              <w:t xml:space="preserve"> </w:t>
                            </w:r>
                            <w:r>
                              <w:rPr>
                                <w:rFonts w:ascii="Consolas"/>
                                <w:color w:val="9A6D39"/>
                              </w:rPr>
                              <w:t>==</w:t>
                            </w:r>
                            <w:r>
                              <w:rPr>
                                <w:rFonts w:ascii="Consolas"/>
                                <w:color w:val="9A6D39"/>
                                <w:spacing w:val="-4"/>
                              </w:rPr>
                              <w:t xml:space="preserve"> </w:t>
                            </w:r>
                            <w:r>
                              <w:rPr>
                                <w:rFonts w:ascii="Consolas"/>
                                <w:color w:val="669900"/>
                              </w:rPr>
                              <w:t>'\n'</w:t>
                            </w:r>
                            <w:r>
                              <w:rPr>
                                <w:rFonts w:ascii="Consolas"/>
                                <w:color w:val="999999"/>
                              </w:rPr>
                              <w:t>)</w:t>
                            </w:r>
                            <w:r>
                              <w:rPr>
                                <w:rFonts w:ascii="Consolas"/>
                                <w:color w:val="999999"/>
                                <w:spacing w:val="-1"/>
                              </w:rPr>
                              <w:t xml:space="preserve"> </w:t>
                            </w:r>
                            <w:proofErr w:type="gramStart"/>
                            <w:r>
                              <w:rPr>
                                <w:rFonts w:ascii="Consolas"/>
                                <w:color w:val="999999"/>
                              </w:rPr>
                              <w:t>{</w:t>
                            </w:r>
                            <w:r>
                              <w:rPr>
                                <w:rFonts w:ascii="Consolas"/>
                                <w:color w:val="999999"/>
                                <w:spacing w:val="-1"/>
                              </w:rPr>
                              <w:t xml:space="preserve"> </w:t>
                            </w:r>
                            <w:r>
                              <w:rPr>
                                <w:rFonts w:ascii="Consolas"/>
                                <w:color w:val="6F8090"/>
                              </w:rPr>
                              <w:t>/</w:t>
                            </w:r>
                            <w:proofErr w:type="gramEnd"/>
                            <w:r>
                              <w:rPr>
                                <w:rFonts w:ascii="Consolas"/>
                                <w:color w:val="6F8090"/>
                              </w:rPr>
                              <w:t>/</w:t>
                            </w:r>
                            <w:r>
                              <w:rPr>
                                <w:rFonts w:ascii="Consolas"/>
                                <w:color w:val="6F8090"/>
                                <w:spacing w:val="-2"/>
                              </w:rPr>
                              <w:t xml:space="preserve"> </w:t>
                            </w:r>
                            <w:r>
                              <w:rPr>
                                <w:rFonts w:ascii="Consolas"/>
                                <w:color w:val="6F8090"/>
                              </w:rPr>
                              <w:t>if</w:t>
                            </w:r>
                            <w:r>
                              <w:rPr>
                                <w:rFonts w:ascii="Consolas"/>
                                <w:color w:val="6F8090"/>
                                <w:spacing w:val="-1"/>
                              </w:rPr>
                              <w:t xml:space="preserve"> </w:t>
                            </w:r>
                            <w:r>
                              <w:rPr>
                                <w:rFonts w:ascii="Consolas"/>
                                <w:color w:val="6F8090"/>
                              </w:rPr>
                              <w:t>the</w:t>
                            </w:r>
                            <w:r>
                              <w:rPr>
                                <w:rFonts w:ascii="Consolas"/>
                                <w:color w:val="6F8090"/>
                                <w:spacing w:val="-1"/>
                              </w:rPr>
                              <w:t xml:space="preserve"> </w:t>
                            </w:r>
                            <w:r>
                              <w:rPr>
                                <w:rFonts w:ascii="Consolas"/>
                                <w:color w:val="6F8090"/>
                              </w:rPr>
                              <w:t>byte</w:t>
                            </w:r>
                            <w:r>
                              <w:rPr>
                                <w:rFonts w:ascii="Consolas"/>
                                <w:color w:val="6F8090"/>
                                <w:spacing w:val="-1"/>
                              </w:rPr>
                              <w:t xml:space="preserve"> </w:t>
                            </w:r>
                            <w:r>
                              <w:rPr>
                                <w:rFonts w:ascii="Consolas"/>
                                <w:color w:val="6F8090"/>
                              </w:rPr>
                              <w:t>is</w:t>
                            </w:r>
                            <w:r>
                              <w:rPr>
                                <w:rFonts w:ascii="Consolas"/>
                                <w:color w:val="6F8090"/>
                                <w:spacing w:val="-1"/>
                              </w:rPr>
                              <w:t xml:space="preserve"> </w:t>
                            </w:r>
                            <w:r>
                              <w:rPr>
                                <w:rFonts w:ascii="Consolas"/>
                                <w:color w:val="6F8090"/>
                              </w:rPr>
                              <w:t>a</w:t>
                            </w:r>
                            <w:r>
                              <w:rPr>
                                <w:rFonts w:ascii="Consolas"/>
                                <w:color w:val="6F8090"/>
                                <w:spacing w:val="-2"/>
                              </w:rPr>
                              <w:t xml:space="preserve"> </w:t>
                            </w:r>
                            <w:r>
                              <w:rPr>
                                <w:rFonts w:ascii="Consolas"/>
                                <w:color w:val="6F8090"/>
                              </w:rPr>
                              <w:t>newline character</w:t>
                            </w:r>
                          </w:p>
                          <w:p w:rsidR="00660AD9" w:rsidRDefault="00660AD9">
                            <w:pPr>
                              <w:pStyle w:val="BodyText"/>
                              <w:spacing w:line="257" w:lineRule="exact"/>
                              <w:ind w:left="756"/>
                              <w:rPr>
                                <w:rFonts w:ascii="Consolas"/>
                              </w:rPr>
                            </w:pPr>
                            <w:r>
                              <w:rPr>
                                <w:rFonts w:ascii="Consolas"/>
                                <w:color w:val="6F8090"/>
                              </w:rPr>
                              <w:t>//</w:t>
                            </w:r>
                            <w:r>
                              <w:rPr>
                                <w:rFonts w:ascii="Consolas"/>
                                <w:color w:val="6F8090"/>
                                <w:spacing w:val="-3"/>
                              </w:rPr>
                              <w:t xml:space="preserve"> </w:t>
                            </w:r>
                            <w:r>
                              <w:rPr>
                                <w:rFonts w:ascii="Consolas"/>
                                <w:color w:val="6F8090"/>
                              </w:rPr>
                              <w:t>if</w:t>
                            </w:r>
                            <w:r>
                              <w:rPr>
                                <w:rFonts w:ascii="Consolas"/>
                                <w:color w:val="6F8090"/>
                                <w:spacing w:val="-2"/>
                              </w:rPr>
                              <w:t xml:space="preserve"> </w:t>
                            </w:r>
                            <w:r>
                              <w:rPr>
                                <w:rFonts w:ascii="Consolas"/>
                                <w:color w:val="6F8090"/>
                              </w:rPr>
                              <w:t>the</w:t>
                            </w:r>
                            <w:r>
                              <w:rPr>
                                <w:rFonts w:ascii="Consolas"/>
                                <w:color w:val="6F8090"/>
                                <w:spacing w:val="-2"/>
                              </w:rPr>
                              <w:t xml:space="preserve"> </w:t>
                            </w:r>
                            <w:r>
                              <w:rPr>
                                <w:rFonts w:ascii="Consolas"/>
                                <w:color w:val="6F8090"/>
                              </w:rPr>
                              <w:t>current line</w:t>
                            </w:r>
                            <w:r>
                              <w:rPr>
                                <w:rFonts w:ascii="Consolas"/>
                                <w:color w:val="6F8090"/>
                                <w:spacing w:val="-2"/>
                              </w:rPr>
                              <w:t xml:space="preserve"> </w:t>
                            </w:r>
                            <w:r>
                              <w:rPr>
                                <w:rFonts w:ascii="Consolas"/>
                                <w:color w:val="6F8090"/>
                              </w:rPr>
                              <w:t>is</w:t>
                            </w:r>
                            <w:r>
                              <w:rPr>
                                <w:rFonts w:ascii="Consolas"/>
                                <w:color w:val="6F8090"/>
                                <w:spacing w:val="-2"/>
                              </w:rPr>
                              <w:t xml:space="preserve"> </w:t>
                            </w:r>
                            <w:r>
                              <w:rPr>
                                <w:rFonts w:ascii="Consolas"/>
                                <w:color w:val="6F8090"/>
                              </w:rPr>
                              <w:t>blank,</w:t>
                            </w:r>
                            <w:r>
                              <w:rPr>
                                <w:rFonts w:ascii="Consolas"/>
                                <w:color w:val="6F8090"/>
                                <w:spacing w:val="-1"/>
                              </w:rPr>
                              <w:t xml:space="preserve"> </w:t>
                            </w:r>
                            <w:r>
                              <w:rPr>
                                <w:rFonts w:ascii="Consolas"/>
                                <w:color w:val="6F8090"/>
                              </w:rPr>
                              <w:t>you</w:t>
                            </w:r>
                            <w:r>
                              <w:rPr>
                                <w:rFonts w:ascii="Consolas"/>
                                <w:color w:val="6F8090"/>
                                <w:spacing w:val="-2"/>
                              </w:rPr>
                              <w:t xml:space="preserve"> </w:t>
                            </w:r>
                            <w:r>
                              <w:rPr>
                                <w:rFonts w:ascii="Consolas"/>
                                <w:color w:val="6F8090"/>
                              </w:rPr>
                              <w:t>got</w:t>
                            </w:r>
                            <w:r>
                              <w:rPr>
                                <w:rFonts w:ascii="Consolas"/>
                                <w:color w:val="6F8090"/>
                                <w:spacing w:val="-2"/>
                              </w:rPr>
                              <w:t xml:space="preserve"> </w:t>
                            </w:r>
                            <w:r>
                              <w:rPr>
                                <w:rFonts w:ascii="Consolas"/>
                                <w:color w:val="6F8090"/>
                              </w:rPr>
                              <w:t>two</w:t>
                            </w:r>
                            <w:r>
                              <w:rPr>
                                <w:rFonts w:ascii="Consolas"/>
                                <w:color w:val="6F8090"/>
                                <w:spacing w:val="-2"/>
                              </w:rPr>
                              <w:t xml:space="preserve"> </w:t>
                            </w:r>
                            <w:r>
                              <w:rPr>
                                <w:rFonts w:ascii="Consolas"/>
                                <w:color w:val="6F8090"/>
                              </w:rPr>
                              <w:t>newline characters</w:t>
                            </w:r>
                            <w:r>
                              <w:rPr>
                                <w:rFonts w:ascii="Consolas"/>
                                <w:color w:val="6F8090"/>
                                <w:spacing w:val="-3"/>
                              </w:rPr>
                              <w:t xml:space="preserve"> </w:t>
                            </w:r>
                            <w:r>
                              <w:rPr>
                                <w:rFonts w:ascii="Consolas"/>
                                <w:color w:val="6F8090"/>
                              </w:rPr>
                              <w:t>in</w:t>
                            </w:r>
                            <w:r>
                              <w:rPr>
                                <w:rFonts w:ascii="Consolas"/>
                                <w:color w:val="6F8090"/>
                                <w:spacing w:val="-2"/>
                              </w:rPr>
                              <w:t xml:space="preserve"> </w:t>
                            </w:r>
                            <w:r>
                              <w:rPr>
                                <w:rFonts w:ascii="Consolas"/>
                                <w:color w:val="6F8090"/>
                              </w:rPr>
                              <w:t>a</w:t>
                            </w:r>
                            <w:r>
                              <w:rPr>
                                <w:rFonts w:ascii="Consolas"/>
                                <w:color w:val="6F8090"/>
                                <w:spacing w:val="-4"/>
                              </w:rPr>
                              <w:t xml:space="preserve"> </w:t>
                            </w:r>
                            <w:r>
                              <w:rPr>
                                <w:rFonts w:ascii="Consolas"/>
                                <w:color w:val="6F8090"/>
                              </w:rPr>
                              <w:t>row.</w:t>
                            </w:r>
                          </w:p>
                          <w:p w:rsidR="00660AD9" w:rsidRDefault="00660AD9">
                            <w:pPr>
                              <w:spacing w:before="1" w:line="269" w:lineRule="exact"/>
                              <w:ind w:left="756"/>
                              <w:rPr>
                                <w:rFonts w:ascii="Consolas"/>
                                <w:sz w:val="23"/>
                              </w:rPr>
                            </w:pPr>
                            <w:r>
                              <w:rPr>
                                <w:rFonts w:ascii="Consolas"/>
                                <w:color w:val="6F8090"/>
                                <w:sz w:val="23"/>
                              </w:rPr>
                              <w:t>//</w:t>
                            </w:r>
                            <w:r>
                              <w:rPr>
                                <w:rFonts w:ascii="Consolas"/>
                                <w:color w:val="6F8090"/>
                                <w:spacing w:val="-3"/>
                                <w:sz w:val="23"/>
                              </w:rPr>
                              <w:t xml:space="preserve"> </w:t>
                            </w:r>
                            <w:r>
                              <w:rPr>
                                <w:rFonts w:ascii="Consolas"/>
                                <w:color w:val="6F8090"/>
                                <w:sz w:val="23"/>
                              </w:rPr>
                              <w:t>that's</w:t>
                            </w:r>
                            <w:r>
                              <w:rPr>
                                <w:rFonts w:ascii="Consolas"/>
                                <w:color w:val="6F8090"/>
                                <w:spacing w:val="-1"/>
                                <w:sz w:val="23"/>
                              </w:rPr>
                              <w:t xml:space="preserve"> </w:t>
                            </w:r>
                            <w:r>
                              <w:rPr>
                                <w:rFonts w:ascii="Consolas"/>
                                <w:color w:val="6F8090"/>
                                <w:sz w:val="23"/>
                              </w:rPr>
                              <w:t>the</w:t>
                            </w:r>
                            <w:r>
                              <w:rPr>
                                <w:rFonts w:ascii="Consolas"/>
                                <w:color w:val="6F8090"/>
                                <w:spacing w:val="-3"/>
                                <w:sz w:val="23"/>
                              </w:rPr>
                              <w:t xml:space="preserve"> </w:t>
                            </w:r>
                            <w:r>
                              <w:rPr>
                                <w:rFonts w:ascii="Consolas"/>
                                <w:color w:val="6F8090"/>
                                <w:sz w:val="23"/>
                              </w:rPr>
                              <w:t>end</w:t>
                            </w:r>
                            <w:r>
                              <w:rPr>
                                <w:rFonts w:ascii="Consolas"/>
                                <w:color w:val="6F8090"/>
                                <w:spacing w:val="-1"/>
                                <w:sz w:val="23"/>
                              </w:rPr>
                              <w:t xml:space="preserve"> </w:t>
                            </w:r>
                            <w:r>
                              <w:rPr>
                                <w:rFonts w:ascii="Consolas"/>
                                <w:color w:val="6F8090"/>
                                <w:sz w:val="23"/>
                              </w:rPr>
                              <w:t>of</w:t>
                            </w:r>
                            <w:r>
                              <w:rPr>
                                <w:rFonts w:ascii="Consolas"/>
                                <w:color w:val="6F8090"/>
                                <w:spacing w:val="-3"/>
                                <w:sz w:val="23"/>
                              </w:rPr>
                              <w:t xml:space="preserve"> </w:t>
                            </w:r>
                            <w:r>
                              <w:rPr>
                                <w:rFonts w:ascii="Consolas"/>
                                <w:color w:val="6F8090"/>
                                <w:sz w:val="23"/>
                              </w:rPr>
                              <w:t>the</w:t>
                            </w:r>
                            <w:r>
                              <w:rPr>
                                <w:rFonts w:ascii="Consolas"/>
                                <w:color w:val="6F8090"/>
                                <w:spacing w:val="-2"/>
                                <w:sz w:val="23"/>
                              </w:rPr>
                              <w:t xml:space="preserve"> </w:t>
                            </w:r>
                            <w:r>
                              <w:rPr>
                                <w:rFonts w:ascii="Consolas"/>
                                <w:color w:val="6F8090"/>
                                <w:sz w:val="23"/>
                              </w:rPr>
                              <w:t>client</w:t>
                            </w:r>
                            <w:r>
                              <w:rPr>
                                <w:rFonts w:ascii="Consolas"/>
                                <w:color w:val="6F8090"/>
                                <w:spacing w:val="-2"/>
                                <w:sz w:val="23"/>
                              </w:rPr>
                              <w:t xml:space="preserve"> </w:t>
                            </w:r>
                            <w:r>
                              <w:rPr>
                                <w:rFonts w:ascii="Consolas"/>
                                <w:color w:val="6F8090"/>
                                <w:sz w:val="23"/>
                              </w:rPr>
                              <w:t>HTTP</w:t>
                            </w:r>
                            <w:r>
                              <w:rPr>
                                <w:rFonts w:ascii="Consolas"/>
                                <w:color w:val="6F8090"/>
                                <w:spacing w:val="-1"/>
                                <w:sz w:val="23"/>
                              </w:rPr>
                              <w:t xml:space="preserve"> </w:t>
                            </w:r>
                            <w:r>
                              <w:rPr>
                                <w:rFonts w:ascii="Consolas"/>
                                <w:color w:val="6F8090"/>
                                <w:sz w:val="23"/>
                              </w:rPr>
                              <w:t>request,</w:t>
                            </w:r>
                            <w:r>
                              <w:rPr>
                                <w:rFonts w:ascii="Consolas"/>
                                <w:color w:val="6F8090"/>
                                <w:spacing w:val="-2"/>
                                <w:sz w:val="23"/>
                              </w:rPr>
                              <w:t xml:space="preserve"> </w:t>
                            </w:r>
                            <w:r>
                              <w:rPr>
                                <w:rFonts w:ascii="Consolas"/>
                                <w:color w:val="6F8090"/>
                                <w:sz w:val="23"/>
                              </w:rPr>
                              <w:t>so</w:t>
                            </w:r>
                            <w:r>
                              <w:rPr>
                                <w:rFonts w:ascii="Consolas"/>
                                <w:color w:val="6F8090"/>
                                <w:spacing w:val="-2"/>
                                <w:sz w:val="23"/>
                              </w:rPr>
                              <w:t xml:space="preserve"> </w:t>
                            </w:r>
                            <w:r>
                              <w:rPr>
                                <w:rFonts w:ascii="Consolas"/>
                                <w:color w:val="6F8090"/>
                                <w:sz w:val="23"/>
                              </w:rPr>
                              <w:t>send a</w:t>
                            </w:r>
                            <w:r>
                              <w:rPr>
                                <w:rFonts w:ascii="Consolas"/>
                                <w:color w:val="6F8090"/>
                                <w:spacing w:val="-1"/>
                                <w:sz w:val="23"/>
                              </w:rPr>
                              <w:t xml:space="preserve"> </w:t>
                            </w:r>
                            <w:r>
                              <w:rPr>
                                <w:rFonts w:ascii="Consolas"/>
                                <w:color w:val="6F8090"/>
                                <w:sz w:val="23"/>
                              </w:rPr>
                              <w:t>response:</w:t>
                            </w:r>
                          </w:p>
                          <w:p w:rsidR="00660AD9" w:rsidRDefault="00660AD9">
                            <w:pPr>
                              <w:pStyle w:val="BodyText"/>
                              <w:spacing w:line="257" w:lineRule="exact"/>
                              <w:ind w:left="998"/>
                              <w:rPr>
                                <w:rFonts w:ascii="Consolas"/>
                              </w:rPr>
                            </w:pPr>
                            <w:r>
                              <w:rPr>
                                <w:rFonts w:ascii="Consolas"/>
                                <w:color w:val="0077AA"/>
                              </w:rPr>
                              <w:t>if</w:t>
                            </w:r>
                            <w:r>
                              <w:rPr>
                                <w:rFonts w:ascii="Consolas"/>
                                <w:color w:val="0077AA"/>
                                <w:spacing w:val="-3"/>
                              </w:rPr>
                              <w:t xml:space="preserve"> </w:t>
                            </w:r>
                            <w:r>
                              <w:rPr>
                                <w:rFonts w:ascii="Consolas"/>
                                <w:color w:val="999999"/>
                              </w:rPr>
                              <w:t>(</w:t>
                            </w:r>
                            <w:proofErr w:type="spellStart"/>
                            <w:r>
                              <w:rPr>
                                <w:rFonts w:ascii="Consolas"/>
                              </w:rPr>
                              <w:t>currentLine</w:t>
                            </w:r>
                            <w:r>
                              <w:rPr>
                                <w:rFonts w:ascii="Consolas"/>
                                <w:color w:val="999999"/>
                              </w:rPr>
                              <w:t>.</w:t>
                            </w:r>
                            <w:r>
                              <w:rPr>
                                <w:rFonts w:ascii="Consolas"/>
                                <w:color w:val="DD4968"/>
                              </w:rPr>
                              <w:t>length</w:t>
                            </w:r>
                            <w:proofErr w:type="spellEnd"/>
                            <w:r>
                              <w:rPr>
                                <w:rFonts w:ascii="Consolas"/>
                                <w:color w:val="999999"/>
                              </w:rPr>
                              <w:t>()</w:t>
                            </w:r>
                            <w:r>
                              <w:rPr>
                                <w:rFonts w:ascii="Consolas"/>
                                <w:color w:val="999999"/>
                                <w:spacing w:val="-2"/>
                              </w:rPr>
                              <w:t xml:space="preserve"> </w:t>
                            </w:r>
                            <w:r>
                              <w:rPr>
                                <w:rFonts w:ascii="Consolas"/>
                                <w:color w:val="9A6D39"/>
                              </w:rPr>
                              <w:t>==</w:t>
                            </w:r>
                            <w:r>
                              <w:rPr>
                                <w:rFonts w:ascii="Consolas"/>
                                <w:color w:val="9A6D39"/>
                                <w:spacing w:val="-2"/>
                              </w:rPr>
                              <w:t xml:space="preserve"> </w:t>
                            </w:r>
                            <w:r>
                              <w:rPr>
                                <w:rFonts w:ascii="Consolas"/>
                                <w:color w:val="990054"/>
                              </w:rPr>
                              <w:t>0</w:t>
                            </w:r>
                            <w:r>
                              <w:rPr>
                                <w:rFonts w:ascii="Consolas"/>
                                <w:color w:val="999999"/>
                              </w:rPr>
                              <w:t>)</w:t>
                            </w:r>
                            <w:r>
                              <w:rPr>
                                <w:rFonts w:ascii="Consolas"/>
                                <w:color w:val="999999"/>
                                <w:spacing w:val="-2"/>
                              </w:rPr>
                              <w:t xml:space="preserve"> </w:t>
                            </w:r>
                            <w:r>
                              <w:rPr>
                                <w:rFonts w:ascii="Consolas"/>
                                <w:color w:val="999999"/>
                              </w:rPr>
                              <w:t>{</w:t>
                            </w:r>
                          </w:p>
                          <w:p w:rsidR="00660AD9" w:rsidRDefault="00660AD9">
                            <w:pPr>
                              <w:pStyle w:val="BodyText"/>
                              <w:spacing w:line="257" w:lineRule="exact"/>
                              <w:ind w:left="998"/>
                              <w:rPr>
                                <w:rFonts w:ascii="Consolas"/>
                              </w:rPr>
                            </w:pPr>
                            <w:r>
                              <w:rPr>
                                <w:rFonts w:ascii="Consolas"/>
                                <w:color w:val="6F8090"/>
                              </w:rPr>
                              <w:t>//</w:t>
                            </w:r>
                            <w:r>
                              <w:rPr>
                                <w:rFonts w:ascii="Consolas"/>
                                <w:color w:val="6F8090"/>
                                <w:spacing w:val="-3"/>
                              </w:rPr>
                              <w:t xml:space="preserve"> </w:t>
                            </w:r>
                            <w:r>
                              <w:rPr>
                                <w:rFonts w:ascii="Consolas"/>
                                <w:color w:val="6F8090"/>
                              </w:rPr>
                              <w:t>HTTP</w:t>
                            </w:r>
                            <w:r>
                              <w:rPr>
                                <w:rFonts w:ascii="Consolas"/>
                                <w:color w:val="6F8090"/>
                                <w:spacing w:val="-3"/>
                              </w:rPr>
                              <w:t xml:space="preserve"> </w:t>
                            </w:r>
                            <w:r>
                              <w:rPr>
                                <w:rFonts w:ascii="Consolas"/>
                                <w:color w:val="6F8090"/>
                              </w:rPr>
                              <w:t>headers</w:t>
                            </w:r>
                            <w:r>
                              <w:rPr>
                                <w:rFonts w:ascii="Consolas"/>
                                <w:color w:val="6F8090"/>
                                <w:spacing w:val="-1"/>
                              </w:rPr>
                              <w:t xml:space="preserve"> </w:t>
                            </w:r>
                            <w:r>
                              <w:rPr>
                                <w:rFonts w:ascii="Consolas"/>
                                <w:color w:val="6F8090"/>
                              </w:rPr>
                              <w:t>always</w:t>
                            </w:r>
                            <w:r>
                              <w:rPr>
                                <w:rFonts w:ascii="Consolas"/>
                                <w:color w:val="6F8090"/>
                                <w:spacing w:val="-3"/>
                              </w:rPr>
                              <w:t xml:space="preserve"> </w:t>
                            </w:r>
                            <w:r>
                              <w:rPr>
                                <w:rFonts w:ascii="Consolas"/>
                                <w:color w:val="6F8090"/>
                              </w:rPr>
                              <w:t>start</w:t>
                            </w:r>
                            <w:r>
                              <w:rPr>
                                <w:rFonts w:ascii="Consolas"/>
                                <w:color w:val="6F8090"/>
                                <w:spacing w:val="-2"/>
                              </w:rPr>
                              <w:t xml:space="preserve"> </w:t>
                            </w:r>
                            <w:r>
                              <w:rPr>
                                <w:rFonts w:ascii="Consolas"/>
                                <w:color w:val="6F8090"/>
                              </w:rPr>
                              <w:t>with</w:t>
                            </w:r>
                            <w:r>
                              <w:rPr>
                                <w:rFonts w:ascii="Consolas"/>
                                <w:color w:val="6F8090"/>
                                <w:spacing w:val="-3"/>
                              </w:rPr>
                              <w:t xml:space="preserve"> </w:t>
                            </w:r>
                            <w:r>
                              <w:rPr>
                                <w:rFonts w:ascii="Consolas"/>
                                <w:color w:val="6F8090"/>
                              </w:rPr>
                              <w:t>a</w:t>
                            </w:r>
                            <w:r>
                              <w:rPr>
                                <w:rFonts w:ascii="Consolas"/>
                                <w:color w:val="6F8090"/>
                                <w:spacing w:val="-2"/>
                              </w:rPr>
                              <w:t xml:space="preserve"> </w:t>
                            </w:r>
                            <w:r>
                              <w:rPr>
                                <w:rFonts w:ascii="Consolas"/>
                                <w:color w:val="6F8090"/>
                              </w:rPr>
                              <w:t>response</w:t>
                            </w:r>
                            <w:r>
                              <w:rPr>
                                <w:rFonts w:ascii="Consolas"/>
                                <w:color w:val="6F8090"/>
                                <w:spacing w:val="-2"/>
                              </w:rPr>
                              <w:t xml:space="preserve"> </w:t>
                            </w:r>
                            <w:r>
                              <w:rPr>
                                <w:rFonts w:ascii="Consolas"/>
                                <w:color w:val="6F8090"/>
                              </w:rPr>
                              <w:t>code</w:t>
                            </w:r>
                            <w:r>
                              <w:rPr>
                                <w:rFonts w:ascii="Consolas"/>
                                <w:color w:val="6F8090"/>
                                <w:spacing w:val="-3"/>
                              </w:rPr>
                              <w:t xml:space="preserve"> </w:t>
                            </w:r>
                            <w:r>
                              <w:rPr>
                                <w:rFonts w:ascii="Consolas"/>
                                <w:color w:val="6F8090"/>
                              </w:rPr>
                              <w:t>(e.g.</w:t>
                            </w:r>
                            <w:r>
                              <w:rPr>
                                <w:rFonts w:ascii="Consolas"/>
                                <w:color w:val="6F8090"/>
                                <w:spacing w:val="-1"/>
                              </w:rPr>
                              <w:t xml:space="preserve"> </w:t>
                            </w:r>
                            <w:r>
                              <w:rPr>
                                <w:rFonts w:ascii="Consolas"/>
                                <w:color w:val="6F8090"/>
                              </w:rPr>
                              <w:t>HTTP/1.1</w:t>
                            </w:r>
                            <w:r>
                              <w:rPr>
                                <w:rFonts w:ascii="Consolas"/>
                                <w:color w:val="6F8090"/>
                                <w:spacing w:val="-2"/>
                              </w:rPr>
                              <w:t xml:space="preserve"> </w:t>
                            </w:r>
                            <w:r>
                              <w:rPr>
                                <w:rFonts w:ascii="Consolas"/>
                                <w:color w:val="6F8090"/>
                              </w:rPr>
                              <w:t>200</w:t>
                            </w:r>
                            <w:r>
                              <w:rPr>
                                <w:rFonts w:ascii="Consolas"/>
                                <w:color w:val="6F8090"/>
                                <w:spacing w:val="-2"/>
                              </w:rPr>
                              <w:t xml:space="preserve"> </w:t>
                            </w:r>
                            <w:r>
                              <w:rPr>
                                <w:rFonts w:ascii="Consolas"/>
                                <w:color w:val="6F8090"/>
                              </w:rPr>
                              <w:t>OK)</w:t>
                            </w:r>
                          </w:p>
                          <w:p w:rsidR="00660AD9" w:rsidRDefault="00660AD9">
                            <w:pPr>
                              <w:pStyle w:val="BodyText"/>
                              <w:ind w:left="1238" w:right="627" w:hanging="605"/>
                              <w:rPr>
                                <w:rFonts w:ascii="Consolas"/>
                              </w:rPr>
                            </w:pPr>
                            <w:r>
                              <w:rPr>
                                <w:rFonts w:ascii="Consolas"/>
                                <w:color w:val="6F8090"/>
                              </w:rPr>
                              <w:t>// and a content-type so the client knows what's coming, then a blank line:</w:t>
                            </w:r>
                            <w:r>
                              <w:rPr>
                                <w:rFonts w:ascii="Consolas"/>
                                <w:color w:val="6F8090"/>
                                <w:spacing w:val="-118"/>
                              </w:rPr>
                              <w:t xml:space="preserve"> </w:t>
                            </w:r>
                            <w:proofErr w:type="spellStart"/>
                            <w:proofErr w:type="gramStart"/>
                            <w:r>
                              <w:rPr>
                                <w:rFonts w:ascii="Consolas"/>
                              </w:rPr>
                              <w:t>client</w:t>
                            </w:r>
                            <w:r>
                              <w:rPr>
                                <w:rFonts w:ascii="Consolas"/>
                                <w:color w:val="999999"/>
                              </w:rPr>
                              <w:t>.</w:t>
                            </w:r>
                            <w:r>
                              <w:rPr>
                                <w:rFonts w:ascii="Consolas"/>
                                <w:color w:val="DD4968"/>
                              </w:rPr>
                              <w:t>println</w:t>
                            </w:r>
                            <w:proofErr w:type="spellEnd"/>
                            <w:proofErr w:type="gramEnd"/>
                            <w:r>
                              <w:rPr>
                                <w:rFonts w:ascii="Consolas"/>
                                <w:color w:val="999999"/>
                              </w:rPr>
                              <w:t>(</w:t>
                            </w:r>
                            <w:r>
                              <w:rPr>
                                <w:rFonts w:ascii="Consolas"/>
                                <w:color w:val="669900"/>
                              </w:rPr>
                              <w:t>"HTTP/1.1</w:t>
                            </w:r>
                            <w:r>
                              <w:rPr>
                                <w:rFonts w:ascii="Consolas"/>
                                <w:color w:val="669900"/>
                                <w:spacing w:val="-2"/>
                              </w:rPr>
                              <w:t xml:space="preserve"> </w:t>
                            </w:r>
                            <w:r>
                              <w:rPr>
                                <w:rFonts w:ascii="Consolas"/>
                                <w:color w:val="669900"/>
                              </w:rPr>
                              <w:t>200 OK"</w:t>
                            </w:r>
                            <w:r>
                              <w:rPr>
                                <w:rFonts w:ascii="Consolas"/>
                                <w:color w:val="999999"/>
                              </w:rPr>
                              <w:t>);</w:t>
                            </w:r>
                          </w:p>
                          <w:p w:rsidR="00660AD9" w:rsidRDefault="00660AD9">
                            <w:pPr>
                              <w:pStyle w:val="BodyText"/>
                              <w:spacing w:before="1"/>
                              <w:ind w:left="1238" w:right="3348"/>
                              <w:rPr>
                                <w:rFonts w:ascii="Consolas"/>
                              </w:rPr>
                            </w:pPr>
                            <w:proofErr w:type="spellStart"/>
                            <w:proofErr w:type="gramStart"/>
                            <w:r>
                              <w:rPr>
                                <w:rFonts w:ascii="Consolas"/>
                                <w:spacing w:val="-1"/>
                              </w:rPr>
                              <w:t>client</w:t>
                            </w:r>
                            <w:r>
                              <w:rPr>
                                <w:rFonts w:ascii="Consolas"/>
                                <w:color w:val="999999"/>
                                <w:spacing w:val="-1"/>
                              </w:rPr>
                              <w:t>.</w:t>
                            </w:r>
                            <w:r>
                              <w:rPr>
                                <w:rFonts w:ascii="Consolas"/>
                                <w:color w:val="DD4968"/>
                                <w:spacing w:val="-1"/>
                              </w:rPr>
                              <w:t>println</w:t>
                            </w:r>
                            <w:proofErr w:type="spellEnd"/>
                            <w:proofErr w:type="gramEnd"/>
                            <w:r>
                              <w:rPr>
                                <w:rFonts w:ascii="Consolas"/>
                                <w:color w:val="999999"/>
                                <w:spacing w:val="-1"/>
                              </w:rPr>
                              <w:t>(</w:t>
                            </w:r>
                            <w:r>
                              <w:rPr>
                                <w:rFonts w:ascii="Consolas"/>
                                <w:color w:val="669900"/>
                                <w:spacing w:val="-1"/>
                              </w:rPr>
                              <w:t>"</w:t>
                            </w:r>
                            <w:proofErr w:type="spellStart"/>
                            <w:r>
                              <w:rPr>
                                <w:rFonts w:ascii="Consolas"/>
                                <w:color w:val="669900"/>
                                <w:spacing w:val="-1"/>
                              </w:rPr>
                              <w:t>Content-type:text</w:t>
                            </w:r>
                            <w:proofErr w:type="spellEnd"/>
                            <w:r>
                              <w:rPr>
                                <w:rFonts w:ascii="Consolas"/>
                                <w:color w:val="669900"/>
                                <w:spacing w:val="-1"/>
                              </w:rPr>
                              <w:t>/html"</w:t>
                            </w:r>
                            <w:r>
                              <w:rPr>
                                <w:rFonts w:ascii="Consolas"/>
                                <w:color w:val="999999"/>
                                <w:spacing w:val="-1"/>
                              </w:rPr>
                              <w:t>);</w:t>
                            </w:r>
                            <w:r>
                              <w:rPr>
                                <w:rFonts w:ascii="Consolas"/>
                                <w:color w:val="999999"/>
                                <w:spacing w:val="-118"/>
                              </w:rPr>
                              <w:t xml:space="preserve"> </w:t>
                            </w:r>
                            <w:proofErr w:type="spellStart"/>
                            <w:r>
                              <w:rPr>
                                <w:rFonts w:ascii="Consolas"/>
                              </w:rPr>
                              <w:t>client</w:t>
                            </w:r>
                            <w:r>
                              <w:rPr>
                                <w:rFonts w:ascii="Consolas"/>
                                <w:color w:val="999999"/>
                              </w:rPr>
                              <w:t>.</w:t>
                            </w:r>
                            <w:r>
                              <w:rPr>
                                <w:rFonts w:ascii="Consolas"/>
                                <w:color w:val="DD4968"/>
                              </w:rPr>
                              <w:t>println</w:t>
                            </w:r>
                            <w:proofErr w:type="spellEnd"/>
                            <w:r>
                              <w:rPr>
                                <w:rFonts w:ascii="Consolas"/>
                                <w:color w:val="999999"/>
                              </w:rPr>
                              <w:t>(</w:t>
                            </w:r>
                            <w:r>
                              <w:rPr>
                                <w:rFonts w:ascii="Consolas"/>
                                <w:color w:val="669900"/>
                              </w:rPr>
                              <w:t>"Connection: close"</w:t>
                            </w:r>
                            <w:r>
                              <w:rPr>
                                <w:rFonts w:ascii="Consolas"/>
                                <w:color w:val="999999"/>
                              </w:rPr>
                              <w:t>);</w:t>
                            </w:r>
                            <w:r>
                              <w:rPr>
                                <w:rFonts w:ascii="Consolas"/>
                                <w:color w:val="999999"/>
                                <w:spacing w:val="1"/>
                              </w:rPr>
                              <w:t xml:space="preserve"> </w:t>
                            </w:r>
                            <w:proofErr w:type="spellStart"/>
                            <w:r>
                              <w:rPr>
                                <w:rFonts w:ascii="Consolas"/>
                              </w:rPr>
                              <w:t>client</w:t>
                            </w:r>
                            <w:r>
                              <w:rPr>
                                <w:rFonts w:ascii="Consolas"/>
                                <w:color w:val="999999"/>
                              </w:rPr>
                              <w:t>.</w:t>
                            </w:r>
                            <w:r>
                              <w:rPr>
                                <w:rFonts w:ascii="Consolas"/>
                                <w:color w:val="DD4968"/>
                              </w:rPr>
                              <w:t>println</w:t>
                            </w:r>
                            <w:proofErr w:type="spellEnd"/>
                            <w:r>
                              <w:rPr>
                                <w:rFonts w:ascii="Consolas"/>
                                <w:color w:val="999999"/>
                              </w:rPr>
                              <w:t>();</w:t>
                            </w:r>
                          </w:p>
                        </w:txbxContent>
                      </wps:txbx>
                      <wps:bodyPr rot="0" vert="horz" wrap="square" lIns="0" tIns="0" rIns="0" bIns="0" anchor="t" anchorCtr="0" upright="1">
                        <a:noAutofit/>
                      </wps:bodyPr>
                    </wps:wsp>
                  </a:graphicData>
                </a:graphic>
              </wp:inline>
            </w:drawing>
          </mc:Choice>
          <mc:Fallback>
            <w:pict>
              <v:shape id="Text Box 147" o:spid="_x0000_s1037" type="#_x0000_t202" style="width:517.6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" fillcolor="#f5f1ef" stroked="f">
                <v:textbox inset="0,0,0,0">
                  <w:txbxContent>
                    <w:p w:rsidR="00660AD9" w:rsidRDefault="00660AD9">
                      <w:pPr>
                        <w:pStyle w:val="BodyText"/>
                        <w:spacing w:line="257" w:lineRule="exact"/>
                        <w:ind w:left="28"/>
                        <w:rPr>
                          <w:rFonts w:ascii="Consolas"/>
                        </w:rPr>
                      </w:pPr>
                      <w:r>
                        <w:rPr>
                          <w:rFonts w:ascii="Consolas"/>
                          <w:color w:val="0077AA"/>
                        </w:rPr>
                        <w:t>if</w:t>
                      </w:r>
                      <w:r>
                        <w:rPr>
                          <w:rFonts w:ascii="Consolas"/>
                          <w:color w:val="0077AA"/>
                          <w:spacing w:val="-2"/>
                        </w:rPr>
                        <w:t xml:space="preserve"> </w:t>
                      </w:r>
                      <w:r>
                        <w:rPr>
                          <w:rFonts w:ascii="Consolas"/>
                          <w:color w:val="999999"/>
                        </w:rPr>
                        <w:t>(</w:t>
                      </w:r>
                      <w:r>
                        <w:rPr>
                          <w:rFonts w:ascii="Consolas"/>
                        </w:rPr>
                        <w:t>client</w:t>
                      </w:r>
                      <w:r>
                        <w:rPr>
                          <w:rFonts w:ascii="Consolas"/>
                          <w:color w:val="999999"/>
                        </w:rPr>
                        <w:t>)</w:t>
                      </w:r>
                      <w:r>
                        <w:rPr>
                          <w:rFonts w:ascii="Consolas"/>
                          <w:color w:val="999999"/>
                          <w:spacing w:val="-1"/>
                        </w:rPr>
                        <w:t xml:space="preserve"> </w:t>
                      </w:r>
                      <w:proofErr w:type="gramStart"/>
                      <w:r>
                        <w:rPr>
                          <w:rFonts w:ascii="Consolas"/>
                          <w:color w:val="999999"/>
                        </w:rPr>
                        <w:t>{</w:t>
                      </w:r>
                      <w:r>
                        <w:rPr>
                          <w:rFonts w:ascii="Consolas"/>
                          <w:color w:val="999999"/>
                          <w:spacing w:val="-1"/>
                        </w:rPr>
                        <w:t xml:space="preserve"> </w:t>
                      </w:r>
                      <w:r>
                        <w:rPr>
                          <w:rFonts w:ascii="Consolas"/>
                          <w:color w:val="6F8090"/>
                        </w:rPr>
                        <w:t>/</w:t>
                      </w:r>
                      <w:proofErr w:type="gramEnd"/>
                      <w:r>
                        <w:rPr>
                          <w:rFonts w:ascii="Consolas"/>
                          <w:color w:val="6F8090"/>
                        </w:rPr>
                        <w:t>/</w:t>
                      </w:r>
                      <w:r>
                        <w:rPr>
                          <w:rFonts w:ascii="Consolas"/>
                          <w:color w:val="6F8090"/>
                          <w:spacing w:val="-1"/>
                        </w:rPr>
                        <w:t xml:space="preserve"> </w:t>
                      </w:r>
                      <w:r>
                        <w:rPr>
                          <w:rFonts w:ascii="Consolas"/>
                          <w:color w:val="6F8090"/>
                        </w:rPr>
                        <w:t>If</w:t>
                      </w:r>
                      <w:r>
                        <w:rPr>
                          <w:rFonts w:ascii="Consolas"/>
                          <w:color w:val="6F8090"/>
                          <w:spacing w:val="-5"/>
                        </w:rPr>
                        <w:t xml:space="preserve"> </w:t>
                      </w:r>
                      <w:r>
                        <w:rPr>
                          <w:rFonts w:ascii="Consolas"/>
                          <w:color w:val="6F8090"/>
                        </w:rPr>
                        <w:t>a</w:t>
                      </w:r>
                      <w:r>
                        <w:rPr>
                          <w:rFonts w:ascii="Consolas"/>
                          <w:color w:val="6F8090"/>
                          <w:spacing w:val="-1"/>
                        </w:rPr>
                        <w:t xml:space="preserve"> </w:t>
                      </w:r>
                      <w:r>
                        <w:rPr>
                          <w:rFonts w:ascii="Consolas"/>
                          <w:color w:val="6F8090"/>
                        </w:rPr>
                        <w:t>new</w:t>
                      </w:r>
                      <w:r>
                        <w:rPr>
                          <w:rFonts w:ascii="Consolas"/>
                          <w:color w:val="6F8090"/>
                          <w:spacing w:val="-1"/>
                        </w:rPr>
                        <w:t xml:space="preserve"> </w:t>
                      </w:r>
                      <w:r>
                        <w:rPr>
                          <w:rFonts w:ascii="Consolas"/>
                          <w:color w:val="6F8090"/>
                        </w:rPr>
                        <w:t>client</w:t>
                      </w:r>
                      <w:r>
                        <w:rPr>
                          <w:rFonts w:ascii="Consolas"/>
                          <w:color w:val="6F8090"/>
                          <w:spacing w:val="-1"/>
                        </w:rPr>
                        <w:t xml:space="preserve"> </w:t>
                      </w:r>
                      <w:r>
                        <w:rPr>
                          <w:rFonts w:ascii="Consolas"/>
                          <w:color w:val="6F8090"/>
                        </w:rPr>
                        <w:t>connects,</w:t>
                      </w:r>
                    </w:p>
                    <w:p w:rsidR="00660AD9" w:rsidRDefault="00660AD9">
                      <w:pPr>
                        <w:pStyle w:val="BodyText"/>
                        <w:spacing w:before="1"/>
                        <w:ind w:left="271" w:right="521"/>
                        <w:rPr>
                          <w:rFonts w:ascii="Consolas"/>
                        </w:rPr>
                      </w:pPr>
                      <w:proofErr w:type="spellStart"/>
                      <w:r>
                        <w:rPr>
                          <w:rFonts w:ascii="Consolas"/>
                        </w:rPr>
                        <w:t>Serial</w:t>
                      </w:r>
                      <w:r>
                        <w:rPr>
                          <w:rFonts w:ascii="Consolas"/>
                          <w:color w:val="999999"/>
                        </w:rPr>
                        <w:t>.</w:t>
                      </w:r>
                      <w:r>
                        <w:rPr>
                          <w:rFonts w:ascii="Consolas"/>
                          <w:color w:val="DD4968"/>
                        </w:rPr>
                        <w:t>println</w:t>
                      </w:r>
                      <w:proofErr w:type="spellEnd"/>
                      <w:r>
                        <w:rPr>
                          <w:rFonts w:ascii="Consolas"/>
                          <w:color w:val="999999"/>
                        </w:rPr>
                        <w:t>(</w:t>
                      </w:r>
                      <w:r>
                        <w:rPr>
                          <w:rFonts w:ascii="Consolas"/>
                          <w:color w:val="669900"/>
                        </w:rPr>
                        <w:t>"New</w:t>
                      </w:r>
                      <w:r>
                        <w:rPr>
                          <w:rFonts w:ascii="Consolas"/>
                          <w:color w:val="669900"/>
                          <w:spacing w:val="13"/>
                        </w:rPr>
                        <w:t xml:space="preserve"> </w:t>
                      </w:r>
                      <w:r>
                        <w:rPr>
                          <w:rFonts w:ascii="Consolas"/>
                          <w:color w:val="669900"/>
                        </w:rPr>
                        <w:t>Client."</w:t>
                      </w:r>
                      <w:r>
                        <w:rPr>
                          <w:rFonts w:ascii="Consolas"/>
                          <w:color w:val="999999"/>
                        </w:rPr>
                        <w:t>);</w:t>
                      </w:r>
                      <w:r>
                        <w:rPr>
                          <w:rFonts w:ascii="Consolas"/>
                          <w:color w:val="999999"/>
                          <w:spacing w:val="12"/>
                        </w:rPr>
                        <w:t xml:space="preserve"> </w:t>
                      </w:r>
                      <w:r>
                        <w:rPr>
                          <w:rFonts w:ascii="Consolas"/>
                          <w:color w:val="6F8090"/>
                        </w:rPr>
                        <w:t>//</w:t>
                      </w:r>
                      <w:r>
                        <w:rPr>
                          <w:rFonts w:ascii="Consolas"/>
                          <w:color w:val="6F8090"/>
                          <w:spacing w:val="13"/>
                        </w:rPr>
                        <w:t xml:space="preserve"> </w:t>
                      </w:r>
                      <w:r>
                        <w:rPr>
                          <w:rFonts w:ascii="Consolas"/>
                          <w:color w:val="6F8090"/>
                        </w:rPr>
                        <w:t>print</w:t>
                      </w:r>
                      <w:r>
                        <w:rPr>
                          <w:rFonts w:ascii="Consolas"/>
                          <w:color w:val="6F8090"/>
                          <w:spacing w:val="12"/>
                        </w:rPr>
                        <w:t xml:space="preserve"> </w:t>
                      </w:r>
                      <w:r>
                        <w:rPr>
                          <w:rFonts w:ascii="Consolas"/>
                          <w:color w:val="6F8090"/>
                        </w:rPr>
                        <w:t>a</w:t>
                      </w:r>
                      <w:r>
                        <w:rPr>
                          <w:rFonts w:ascii="Consolas"/>
                          <w:color w:val="6F8090"/>
                          <w:spacing w:val="13"/>
                        </w:rPr>
                        <w:t xml:space="preserve"> </w:t>
                      </w:r>
                      <w:r>
                        <w:rPr>
                          <w:rFonts w:ascii="Consolas"/>
                          <w:color w:val="6F8090"/>
                        </w:rPr>
                        <w:t>message</w:t>
                      </w:r>
                      <w:r>
                        <w:rPr>
                          <w:rFonts w:ascii="Consolas"/>
                          <w:color w:val="6F8090"/>
                          <w:spacing w:val="13"/>
                        </w:rPr>
                        <w:t xml:space="preserve"> </w:t>
                      </w:r>
                      <w:r>
                        <w:rPr>
                          <w:rFonts w:ascii="Consolas"/>
                          <w:color w:val="6F8090"/>
                        </w:rPr>
                        <w:t>out</w:t>
                      </w:r>
                      <w:r>
                        <w:rPr>
                          <w:rFonts w:ascii="Consolas"/>
                          <w:color w:val="6F8090"/>
                          <w:spacing w:val="13"/>
                        </w:rPr>
                        <w:t xml:space="preserve"> </w:t>
                      </w:r>
                      <w:r>
                        <w:rPr>
                          <w:rFonts w:ascii="Consolas"/>
                          <w:color w:val="6F8090"/>
                        </w:rPr>
                        <w:t>in</w:t>
                      </w:r>
                      <w:r>
                        <w:rPr>
                          <w:rFonts w:ascii="Consolas"/>
                          <w:color w:val="6F8090"/>
                          <w:spacing w:val="12"/>
                        </w:rPr>
                        <w:t xml:space="preserve"> </w:t>
                      </w:r>
                      <w:r>
                        <w:rPr>
                          <w:rFonts w:ascii="Consolas"/>
                          <w:color w:val="6F8090"/>
                        </w:rPr>
                        <w:t>the</w:t>
                      </w:r>
                      <w:r>
                        <w:rPr>
                          <w:rFonts w:ascii="Consolas"/>
                          <w:color w:val="6F8090"/>
                          <w:spacing w:val="13"/>
                        </w:rPr>
                        <w:t xml:space="preserve"> </w:t>
                      </w:r>
                      <w:r>
                        <w:rPr>
                          <w:rFonts w:ascii="Consolas"/>
                          <w:color w:val="6F8090"/>
                        </w:rPr>
                        <w:t>serial</w:t>
                      </w:r>
                      <w:r>
                        <w:rPr>
                          <w:rFonts w:ascii="Consolas"/>
                          <w:color w:val="6F8090"/>
                          <w:spacing w:val="11"/>
                        </w:rPr>
                        <w:t xml:space="preserve"> </w:t>
                      </w:r>
                      <w:r>
                        <w:rPr>
                          <w:rFonts w:ascii="Consolas"/>
                          <w:color w:val="6F8090"/>
                        </w:rPr>
                        <w:t>port</w:t>
                      </w:r>
                      <w:r>
                        <w:rPr>
                          <w:rFonts w:ascii="Consolas"/>
                          <w:color w:val="6F8090"/>
                          <w:spacing w:val="1"/>
                        </w:rPr>
                        <w:t xml:space="preserve"> </w:t>
                      </w:r>
                      <w:r>
                        <w:rPr>
                          <w:rFonts w:ascii="Consolas"/>
                        </w:rPr>
                        <w:t xml:space="preserve">String </w:t>
                      </w:r>
                      <w:proofErr w:type="spellStart"/>
                      <w:r>
                        <w:rPr>
                          <w:rFonts w:ascii="Consolas"/>
                        </w:rPr>
                        <w:t>currentLine</w:t>
                      </w:r>
                      <w:proofErr w:type="spellEnd"/>
                      <w:r>
                        <w:rPr>
                          <w:rFonts w:ascii="Consolas"/>
                        </w:rPr>
                        <w:t xml:space="preserve"> </w:t>
                      </w:r>
                      <w:r>
                        <w:rPr>
                          <w:rFonts w:ascii="Consolas"/>
                          <w:color w:val="9A6D39"/>
                        </w:rPr>
                        <w:t xml:space="preserve">= </w:t>
                      </w:r>
                      <w:r>
                        <w:rPr>
                          <w:rFonts w:ascii="Consolas"/>
                          <w:color w:val="669900"/>
                        </w:rPr>
                        <w:t>""</w:t>
                      </w:r>
                      <w:r>
                        <w:rPr>
                          <w:rFonts w:ascii="Consolas"/>
                          <w:color w:val="999999"/>
                        </w:rPr>
                        <w:t xml:space="preserve">; </w:t>
                      </w:r>
                      <w:r>
                        <w:rPr>
                          <w:rFonts w:ascii="Consolas"/>
                          <w:color w:val="6F8090"/>
                        </w:rPr>
                        <w:t>// make a String to hold incoming data from the client</w:t>
                      </w:r>
                      <w:r>
                        <w:rPr>
                          <w:rFonts w:ascii="Consolas"/>
                          <w:color w:val="6F8090"/>
                          <w:spacing w:val="-118"/>
                        </w:rPr>
                        <w:t xml:space="preserve"> </w:t>
                      </w:r>
                      <w:r>
                        <w:rPr>
                          <w:rFonts w:ascii="Consolas"/>
                          <w:color w:val="0077AA"/>
                        </w:rPr>
                        <w:t>while</w:t>
                      </w:r>
                      <w:r>
                        <w:rPr>
                          <w:rFonts w:ascii="Consolas"/>
                          <w:color w:val="0077AA"/>
                          <w:spacing w:val="-2"/>
                        </w:rPr>
                        <w:t xml:space="preserve"> </w:t>
                      </w:r>
                      <w:r>
                        <w:rPr>
                          <w:rFonts w:ascii="Consolas"/>
                          <w:color w:val="999999"/>
                        </w:rPr>
                        <w:t>(</w:t>
                      </w:r>
                      <w:proofErr w:type="spellStart"/>
                      <w:proofErr w:type="gramStart"/>
                      <w:r>
                        <w:rPr>
                          <w:rFonts w:ascii="Consolas"/>
                        </w:rPr>
                        <w:t>client</w:t>
                      </w:r>
                      <w:r>
                        <w:rPr>
                          <w:rFonts w:ascii="Consolas"/>
                          <w:color w:val="999999"/>
                        </w:rPr>
                        <w:t>.</w:t>
                      </w:r>
                      <w:r>
                        <w:rPr>
                          <w:rFonts w:ascii="Consolas"/>
                          <w:color w:val="DD4968"/>
                        </w:rPr>
                        <w:t>connected</w:t>
                      </w:r>
                      <w:proofErr w:type="spellEnd"/>
                      <w:proofErr w:type="gramEnd"/>
                      <w:r>
                        <w:rPr>
                          <w:rFonts w:ascii="Consolas"/>
                          <w:color w:val="999999"/>
                        </w:rPr>
                        <w:t>())</w:t>
                      </w:r>
                      <w:r>
                        <w:rPr>
                          <w:rFonts w:ascii="Consolas"/>
                          <w:color w:val="999999"/>
                          <w:spacing w:val="-1"/>
                        </w:rPr>
                        <w:t xml:space="preserve"> </w:t>
                      </w:r>
                      <w:r>
                        <w:rPr>
                          <w:rFonts w:ascii="Consolas"/>
                          <w:color w:val="999999"/>
                        </w:rPr>
                        <w:t>{</w:t>
                      </w:r>
                      <w:r>
                        <w:rPr>
                          <w:rFonts w:ascii="Consolas"/>
                          <w:color w:val="999999"/>
                          <w:spacing w:val="-1"/>
                        </w:rPr>
                        <w:t xml:space="preserve"> </w:t>
                      </w:r>
                      <w:r>
                        <w:rPr>
                          <w:rFonts w:ascii="Consolas"/>
                          <w:color w:val="6F8090"/>
                        </w:rPr>
                        <w:t>//</w:t>
                      </w:r>
                      <w:r>
                        <w:rPr>
                          <w:rFonts w:ascii="Consolas"/>
                          <w:color w:val="6F8090"/>
                          <w:spacing w:val="-2"/>
                        </w:rPr>
                        <w:t xml:space="preserve"> </w:t>
                      </w:r>
                      <w:r>
                        <w:rPr>
                          <w:rFonts w:ascii="Consolas"/>
                          <w:color w:val="6F8090"/>
                        </w:rPr>
                        <w:t>loop</w:t>
                      </w:r>
                      <w:r>
                        <w:rPr>
                          <w:rFonts w:ascii="Consolas"/>
                          <w:color w:val="6F8090"/>
                          <w:spacing w:val="-1"/>
                        </w:rPr>
                        <w:t xml:space="preserve"> </w:t>
                      </w:r>
                      <w:r>
                        <w:rPr>
                          <w:rFonts w:ascii="Consolas"/>
                          <w:color w:val="6F8090"/>
                        </w:rPr>
                        <w:t>while</w:t>
                      </w:r>
                      <w:r>
                        <w:rPr>
                          <w:rFonts w:ascii="Consolas"/>
                          <w:color w:val="6F8090"/>
                          <w:spacing w:val="-3"/>
                        </w:rPr>
                        <w:t xml:space="preserve"> </w:t>
                      </w:r>
                      <w:r>
                        <w:rPr>
                          <w:rFonts w:ascii="Consolas"/>
                          <w:color w:val="6F8090"/>
                        </w:rPr>
                        <w:t>the</w:t>
                      </w:r>
                      <w:r>
                        <w:rPr>
                          <w:rFonts w:ascii="Consolas"/>
                          <w:color w:val="6F8090"/>
                          <w:spacing w:val="-2"/>
                        </w:rPr>
                        <w:t xml:space="preserve"> </w:t>
                      </w:r>
                      <w:r>
                        <w:rPr>
                          <w:rFonts w:ascii="Consolas"/>
                          <w:color w:val="6F8090"/>
                        </w:rPr>
                        <w:t>client's connected</w:t>
                      </w:r>
                    </w:p>
                    <w:p w:rsidR="00660AD9" w:rsidRDefault="00660AD9">
                      <w:pPr>
                        <w:pStyle w:val="BodyText"/>
                        <w:spacing w:before="1"/>
                        <w:ind w:left="756" w:right="1352" w:hanging="243"/>
                        <w:rPr>
                          <w:rFonts w:ascii="Consolas"/>
                        </w:rPr>
                      </w:pPr>
                      <w:r>
                        <w:rPr>
                          <w:rFonts w:ascii="Consolas"/>
                          <w:color w:val="0077AA"/>
                        </w:rPr>
                        <w:t xml:space="preserve">if </w:t>
                      </w:r>
                      <w:r>
                        <w:rPr>
                          <w:rFonts w:ascii="Consolas"/>
                          <w:color w:val="999999"/>
                        </w:rPr>
                        <w:t>(</w:t>
                      </w:r>
                      <w:proofErr w:type="spellStart"/>
                      <w:proofErr w:type="gramStart"/>
                      <w:r>
                        <w:rPr>
                          <w:rFonts w:ascii="Consolas"/>
                        </w:rPr>
                        <w:t>client</w:t>
                      </w:r>
                      <w:r>
                        <w:rPr>
                          <w:rFonts w:ascii="Consolas"/>
                          <w:color w:val="999999"/>
                        </w:rPr>
                        <w:t>.</w:t>
                      </w:r>
                      <w:r>
                        <w:rPr>
                          <w:rFonts w:ascii="Consolas"/>
                          <w:color w:val="DD4968"/>
                        </w:rPr>
                        <w:t>available</w:t>
                      </w:r>
                      <w:proofErr w:type="spellEnd"/>
                      <w:proofErr w:type="gramEnd"/>
                      <w:r>
                        <w:rPr>
                          <w:rFonts w:ascii="Consolas"/>
                          <w:color w:val="999999"/>
                        </w:rPr>
                        <w:t xml:space="preserve">()) { </w:t>
                      </w:r>
                      <w:r>
                        <w:rPr>
                          <w:rFonts w:ascii="Consolas"/>
                          <w:color w:val="6F8090"/>
                        </w:rPr>
                        <w:t>// if there's bytes to read from the client,</w:t>
                      </w:r>
                      <w:r>
                        <w:rPr>
                          <w:rFonts w:ascii="Consolas"/>
                          <w:color w:val="6F8090"/>
                          <w:spacing w:val="-118"/>
                        </w:rPr>
                        <w:t xml:space="preserve"> </w:t>
                      </w:r>
                      <w:r>
                        <w:rPr>
                          <w:rFonts w:ascii="Consolas"/>
                          <w:color w:val="0077AA"/>
                        </w:rPr>
                        <w:t>char</w:t>
                      </w:r>
                      <w:r>
                        <w:rPr>
                          <w:rFonts w:ascii="Consolas"/>
                          <w:color w:val="0077AA"/>
                          <w:spacing w:val="-1"/>
                        </w:rPr>
                        <w:t xml:space="preserve"> </w:t>
                      </w:r>
                      <w:r>
                        <w:rPr>
                          <w:rFonts w:ascii="Consolas"/>
                        </w:rPr>
                        <w:t xml:space="preserve">c </w:t>
                      </w:r>
                      <w:r>
                        <w:rPr>
                          <w:rFonts w:ascii="Consolas"/>
                          <w:color w:val="9A6D39"/>
                        </w:rPr>
                        <w:t>=</w:t>
                      </w:r>
                      <w:r>
                        <w:rPr>
                          <w:rFonts w:ascii="Consolas"/>
                          <w:color w:val="9A6D39"/>
                          <w:spacing w:val="-3"/>
                        </w:rPr>
                        <w:t xml:space="preserve"> </w:t>
                      </w:r>
                      <w:proofErr w:type="spellStart"/>
                      <w:r>
                        <w:rPr>
                          <w:rFonts w:ascii="Consolas"/>
                        </w:rPr>
                        <w:t>client</w:t>
                      </w:r>
                      <w:r>
                        <w:rPr>
                          <w:rFonts w:ascii="Consolas"/>
                          <w:color w:val="999999"/>
                        </w:rPr>
                        <w:t>.</w:t>
                      </w:r>
                      <w:r>
                        <w:rPr>
                          <w:rFonts w:ascii="Consolas"/>
                          <w:color w:val="DD4968"/>
                        </w:rPr>
                        <w:t>read</w:t>
                      </w:r>
                      <w:proofErr w:type="spellEnd"/>
                      <w:r>
                        <w:rPr>
                          <w:rFonts w:ascii="Consolas"/>
                          <w:color w:val="999999"/>
                        </w:rPr>
                        <w:t>();</w:t>
                      </w:r>
                      <w:r>
                        <w:rPr>
                          <w:rFonts w:ascii="Consolas"/>
                          <w:color w:val="999999"/>
                          <w:spacing w:val="-3"/>
                        </w:rPr>
                        <w:t xml:space="preserve"> </w:t>
                      </w:r>
                      <w:r>
                        <w:rPr>
                          <w:rFonts w:ascii="Consolas"/>
                          <w:color w:val="6F8090"/>
                        </w:rPr>
                        <w:t>// read a</w:t>
                      </w:r>
                      <w:r>
                        <w:rPr>
                          <w:rFonts w:ascii="Consolas"/>
                          <w:color w:val="6F8090"/>
                          <w:spacing w:val="-4"/>
                        </w:rPr>
                        <w:t xml:space="preserve"> </w:t>
                      </w:r>
                      <w:r>
                        <w:rPr>
                          <w:rFonts w:ascii="Consolas"/>
                          <w:color w:val="6F8090"/>
                        </w:rPr>
                        <w:t>byte,</w:t>
                      </w:r>
                      <w:r>
                        <w:rPr>
                          <w:rFonts w:ascii="Consolas"/>
                          <w:color w:val="6F8090"/>
                          <w:spacing w:val="1"/>
                        </w:rPr>
                        <w:t xml:space="preserve"> </w:t>
                      </w:r>
                      <w:r>
                        <w:rPr>
                          <w:rFonts w:ascii="Consolas"/>
                          <w:color w:val="6F8090"/>
                        </w:rPr>
                        <w:t>then</w:t>
                      </w:r>
                    </w:p>
                    <w:p w:rsidR="00660AD9" w:rsidRDefault="00660AD9">
                      <w:pPr>
                        <w:pStyle w:val="BodyText"/>
                        <w:ind w:left="756" w:right="3407"/>
                        <w:rPr>
                          <w:rFonts w:ascii="Consolas"/>
                        </w:rPr>
                      </w:pPr>
                      <w:proofErr w:type="spellStart"/>
                      <w:r>
                        <w:rPr>
                          <w:rFonts w:ascii="Consolas"/>
                        </w:rPr>
                        <w:t>Serial</w:t>
                      </w:r>
                      <w:r>
                        <w:rPr>
                          <w:rFonts w:ascii="Consolas"/>
                          <w:color w:val="999999"/>
                        </w:rPr>
                        <w:t>.</w:t>
                      </w:r>
                      <w:r>
                        <w:rPr>
                          <w:rFonts w:ascii="Consolas"/>
                          <w:color w:val="DD4968"/>
                        </w:rPr>
                        <w:t>write</w:t>
                      </w:r>
                      <w:proofErr w:type="spellEnd"/>
                      <w:r>
                        <w:rPr>
                          <w:rFonts w:ascii="Consolas"/>
                          <w:color w:val="999999"/>
                        </w:rPr>
                        <w:t>(</w:t>
                      </w:r>
                      <w:r>
                        <w:rPr>
                          <w:rFonts w:ascii="Consolas"/>
                        </w:rPr>
                        <w:t>c</w:t>
                      </w:r>
                      <w:r>
                        <w:rPr>
                          <w:rFonts w:ascii="Consolas"/>
                          <w:color w:val="999999"/>
                        </w:rPr>
                        <w:t xml:space="preserve">); </w:t>
                      </w:r>
                      <w:r>
                        <w:rPr>
                          <w:rFonts w:ascii="Consolas"/>
                          <w:color w:val="6F8090"/>
                        </w:rPr>
                        <w:t>// print it out the serial monitor</w:t>
                      </w:r>
                      <w:r>
                        <w:rPr>
                          <w:rFonts w:ascii="Consolas"/>
                          <w:color w:val="6F8090"/>
                          <w:spacing w:val="-118"/>
                        </w:rPr>
                        <w:t xml:space="preserve"> </w:t>
                      </w:r>
                      <w:r>
                        <w:rPr>
                          <w:rFonts w:ascii="Consolas"/>
                        </w:rPr>
                        <w:t>header</w:t>
                      </w:r>
                      <w:r>
                        <w:rPr>
                          <w:rFonts w:ascii="Consolas"/>
                          <w:spacing w:val="-1"/>
                        </w:rPr>
                        <w:t xml:space="preserve"> </w:t>
                      </w:r>
                      <w:r>
                        <w:rPr>
                          <w:rFonts w:ascii="Consolas"/>
                          <w:color w:val="9A6D39"/>
                        </w:rPr>
                        <w:t xml:space="preserve">+= </w:t>
                      </w:r>
                      <w:r>
                        <w:rPr>
                          <w:rFonts w:ascii="Consolas"/>
                        </w:rPr>
                        <w:t>c</w:t>
                      </w:r>
                      <w:r>
                        <w:rPr>
                          <w:rFonts w:ascii="Consolas"/>
                          <w:color w:val="999999"/>
                        </w:rPr>
                        <w:t>;</w:t>
                      </w:r>
                    </w:p>
                    <w:p w:rsidR="00660AD9" w:rsidRDefault="00660AD9">
                      <w:pPr>
                        <w:pStyle w:val="BodyText"/>
                        <w:spacing w:line="257" w:lineRule="exact"/>
                        <w:ind w:left="756"/>
                        <w:rPr>
                          <w:rFonts w:ascii="Consolas"/>
                        </w:rPr>
                      </w:pPr>
                      <w:r>
                        <w:rPr>
                          <w:rFonts w:ascii="Consolas"/>
                          <w:color w:val="0077AA"/>
                        </w:rPr>
                        <w:t>if</w:t>
                      </w:r>
                      <w:r>
                        <w:rPr>
                          <w:rFonts w:ascii="Consolas"/>
                          <w:color w:val="0077AA"/>
                          <w:spacing w:val="-3"/>
                        </w:rPr>
                        <w:t xml:space="preserve"> </w:t>
                      </w:r>
                      <w:r>
                        <w:rPr>
                          <w:rFonts w:ascii="Consolas"/>
                          <w:color w:val="999999"/>
                        </w:rPr>
                        <w:t>(</w:t>
                      </w:r>
                      <w:r>
                        <w:rPr>
                          <w:rFonts w:ascii="Consolas"/>
                        </w:rPr>
                        <w:t>c</w:t>
                      </w:r>
                      <w:r>
                        <w:rPr>
                          <w:rFonts w:ascii="Consolas"/>
                          <w:spacing w:val="-1"/>
                        </w:rPr>
                        <w:t xml:space="preserve"> </w:t>
                      </w:r>
                      <w:r>
                        <w:rPr>
                          <w:rFonts w:ascii="Consolas"/>
                          <w:color w:val="9A6D39"/>
                        </w:rPr>
                        <w:t>==</w:t>
                      </w:r>
                      <w:r>
                        <w:rPr>
                          <w:rFonts w:ascii="Consolas"/>
                          <w:color w:val="9A6D39"/>
                          <w:spacing w:val="-4"/>
                        </w:rPr>
                        <w:t xml:space="preserve"> </w:t>
                      </w:r>
                      <w:r>
                        <w:rPr>
                          <w:rFonts w:ascii="Consolas"/>
                          <w:color w:val="669900"/>
                        </w:rPr>
                        <w:t>'\n'</w:t>
                      </w:r>
                      <w:r>
                        <w:rPr>
                          <w:rFonts w:ascii="Consolas"/>
                          <w:color w:val="999999"/>
                        </w:rPr>
                        <w:t>)</w:t>
                      </w:r>
                      <w:r>
                        <w:rPr>
                          <w:rFonts w:ascii="Consolas"/>
                          <w:color w:val="999999"/>
                          <w:spacing w:val="-1"/>
                        </w:rPr>
                        <w:t xml:space="preserve"> </w:t>
                      </w:r>
                      <w:proofErr w:type="gramStart"/>
                      <w:r>
                        <w:rPr>
                          <w:rFonts w:ascii="Consolas"/>
                          <w:color w:val="999999"/>
                        </w:rPr>
                        <w:t>{</w:t>
                      </w:r>
                      <w:r>
                        <w:rPr>
                          <w:rFonts w:ascii="Consolas"/>
                          <w:color w:val="999999"/>
                          <w:spacing w:val="-1"/>
                        </w:rPr>
                        <w:t xml:space="preserve"> </w:t>
                      </w:r>
                      <w:r>
                        <w:rPr>
                          <w:rFonts w:ascii="Consolas"/>
                          <w:color w:val="6F8090"/>
                        </w:rPr>
                        <w:t>/</w:t>
                      </w:r>
                      <w:proofErr w:type="gramEnd"/>
                      <w:r>
                        <w:rPr>
                          <w:rFonts w:ascii="Consolas"/>
                          <w:color w:val="6F8090"/>
                        </w:rPr>
                        <w:t>/</w:t>
                      </w:r>
                      <w:r>
                        <w:rPr>
                          <w:rFonts w:ascii="Consolas"/>
                          <w:color w:val="6F8090"/>
                          <w:spacing w:val="-2"/>
                        </w:rPr>
                        <w:t xml:space="preserve"> </w:t>
                      </w:r>
                      <w:r>
                        <w:rPr>
                          <w:rFonts w:ascii="Consolas"/>
                          <w:color w:val="6F8090"/>
                        </w:rPr>
                        <w:t>if</w:t>
                      </w:r>
                      <w:r>
                        <w:rPr>
                          <w:rFonts w:ascii="Consolas"/>
                          <w:color w:val="6F8090"/>
                          <w:spacing w:val="-1"/>
                        </w:rPr>
                        <w:t xml:space="preserve"> </w:t>
                      </w:r>
                      <w:r>
                        <w:rPr>
                          <w:rFonts w:ascii="Consolas"/>
                          <w:color w:val="6F8090"/>
                        </w:rPr>
                        <w:t>the</w:t>
                      </w:r>
                      <w:r>
                        <w:rPr>
                          <w:rFonts w:ascii="Consolas"/>
                          <w:color w:val="6F8090"/>
                          <w:spacing w:val="-1"/>
                        </w:rPr>
                        <w:t xml:space="preserve"> </w:t>
                      </w:r>
                      <w:r>
                        <w:rPr>
                          <w:rFonts w:ascii="Consolas"/>
                          <w:color w:val="6F8090"/>
                        </w:rPr>
                        <w:t>byte</w:t>
                      </w:r>
                      <w:r>
                        <w:rPr>
                          <w:rFonts w:ascii="Consolas"/>
                          <w:color w:val="6F8090"/>
                          <w:spacing w:val="-1"/>
                        </w:rPr>
                        <w:t xml:space="preserve"> </w:t>
                      </w:r>
                      <w:r>
                        <w:rPr>
                          <w:rFonts w:ascii="Consolas"/>
                          <w:color w:val="6F8090"/>
                        </w:rPr>
                        <w:t>is</w:t>
                      </w:r>
                      <w:r>
                        <w:rPr>
                          <w:rFonts w:ascii="Consolas"/>
                          <w:color w:val="6F8090"/>
                          <w:spacing w:val="-1"/>
                        </w:rPr>
                        <w:t xml:space="preserve"> </w:t>
                      </w:r>
                      <w:r>
                        <w:rPr>
                          <w:rFonts w:ascii="Consolas"/>
                          <w:color w:val="6F8090"/>
                        </w:rPr>
                        <w:t>a</w:t>
                      </w:r>
                      <w:r>
                        <w:rPr>
                          <w:rFonts w:ascii="Consolas"/>
                          <w:color w:val="6F8090"/>
                          <w:spacing w:val="-2"/>
                        </w:rPr>
                        <w:t xml:space="preserve"> </w:t>
                      </w:r>
                      <w:r>
                        <w:rPr>
                          <w:rFonts w:ascii="Consolas"/>
                          <w:color w:val="6F8090"/>
                        </w:rPr>
                        <w:t>newline character</w:t>
                      </w:r>
                    </w:p>
                    <w:p w:rsidR="00660AD9" w:rsidRDefault="00660AD9">
                      <w:pPr>
                        <w:pStyle w:val="BodyText"/>
                        <w:spacing w:line="257" w:lineRule="exact"/>
                        <w:ind w:left="756"/>
                        <w:rPr>
                          <w:rFonts w:ascii="Consolas"/>
                        </w:rPr>
                      </w:pPr>
                      <w:r>
                        <w:rPr>
                          <w:rFonts w:ascii="Consolas"/>
                          <w:color w:val="6F8090"/>
                        </w:rPr>
                        <w:t>//</w:t>
                      </w:r>
                      <w:r>
                        <w:rPr>
                          <w:rFonts w:ascii="Consolas"/>
                          <w:color w:val="6F8090"/>
                          <w:spacing w:val="-3"/>
                        </w:rPr>
                        <w:t xml:space="preserve"> </w:t>
                      </w:r>
                      <w:r>
                        <w:rPr>
                          <w:rFonts w:ascii="Consolas"/>
                          <w:color w:val="6F8090"/>
                        </w:rPr>
                        <w:t>if</w:t>
                      </w:r>
                      <w:r>
                        <w:rPr>
                          <w:rFonts w:ascii="Consolas"/>
                          <w:color w:val="6F8090"/>
                          <w:spacing w:val="-2"/>
                        </w:rPr>
                        <w:t xml:space="preserve"> </w:t>
                      </w:r>
                      <w:r>
                        <w:rPr>
                          <w:rFonts w:ascii="Consolas"/>
                          <w:color w:val="6F8090"/>
                        </w:rPr>
                        <w:t>the</w:t>
                      </w:r>
                      <w:r>
                        <w:rPr>
                          <w:rFonts w:ascii="Consolas"/>
                          <w:color w:val="6F8090"/>
                          <w:spacing w:val="-2"/>
                        </w:rPr>
                        <w:t xml:space="preserve"> </w:t>
                      </w:r>
                      <w:r>
                        <w:rPr>
                          <w:rFonts w:ascii="Consolas"/>
                          <w:color w:val="6F8090"/>
                        </w:rPr>
                        <w:t>current line</w:t>
                      </w:r>
                      <w:r>
                        <w:rPr>
                          <w:rFonts w:ascii="Consolas"/>
                          <w:color w:val="6F8090"/>
                          <w:spacing w:val="-2"/>
                        </w:rPr>
                        <w:t xml:space="preserve"> </w:t>
                      </w:r>
                      <w:r>
                        <w:rPr>
                          <w:rFonts w:ascii="Consolas"/>
                          <w:color w:val="6F8090"/>
                        </w:rPr>
                        <w:t>is</w:t>
                      </w:r>
                      <w:r>
                        <w:rPr>
                          <w:rFonts w:ascii="Consolas"/>
                          <w:color w:val="6F8090"/>
                          <w:spacing w:val="-2"/>
                        </w:rPr>
                        <w:t xml:space="preserve"> </w:t>
                      </w:r>
                      <w:r>
                        <w:rPr>
                          <w:rFonts w:ascii="Consolas"/>
                          <w:color w:val="6F8090"/>
                        </w:rPr>
                        <w:t>blank,</w:t>
                      </w:r>
                      <w:r>
                        <w:rPr>
                          <w:rFonts w:ascii="Consolas"/>
                          <w:color w:val="6F8090"/>
                          <w:spacing w:val="-1"/>
                        </w:rPr>
                        <w:t xml:space="preserve"> </w:t>
                      </w:r>
                      <w:r>
                        <w:rPr>
                          <w:rFonts w:ascii="Consolas"/>
                          <w:color w:val="6F8090"/>
                        </w:rPr>
                        <w:t>you</w:t>
                      </w:r>
                      <w:r>
                        <w:rPr>
                          <w:rFonts w:ascii="Consolas"/>
                          <w:color w:val="6F8090"/>
                          <w:spacing w:val="-2"/>
                        </w:rPr>
                        <w:t xml:space="preserve"> </w:t>
                      </w:r>
                      <w:r>
                        <w:rPr>
                          <w:rFonts w:ascii="Consolas"/>
                          <w:color w:val="6F8090"/>
                        </w:rPr>
                        <w:t>got</w:t>
                      </w:r>
                      <w:r>
                        <w:rPr>
                          <w:rFonts w:ascii="Consolas"/>
                          <w:color w:val="6F8090"/>
                          <w:spacing w:val="-2"/>
                        </w:rPr>
                        <w:t xml:space="preserve"> </w:t>
                      </w:r>
                      <w:r>
                        <w:rPr>
                          <w:rFonts w:ascii="Consolas"/>
                          <w:color w:val="6F8090"/>
                        </w:rPr>
                        <w:t>two</w:t>
                      </w:r>
                      <w:r>
                        <w:rPr>
                          <w:rFonts w:ascii="Consolas"/>
                          <w:color w:val="6F8090"/>
                          <w:spacing w:val="-2"/>
                        </w:rPr>
                        <w:t xml:space="preserve"> </w:t>
                      </w:r>
                      <w:r>
                        <w:rPr>
                          <w:rFonts w:ascii="Consolas"/>
                          <w:color w:val="6F8090"/>
                        </w:rPr>
                        <w:t>newline characters</w:t>
                      </w:r>
                      <w:r>
                        <w:rPr>
                          <w:rFonts w:ascii="Consolas"/>
                          <w:color w:val="6F8090"/>
                          <w:spacing w:val="-3"/>
                        </w:rPr>
                        <w:t xml:space="preserve"> </w:t>
                      </w:r>
                      <w:r>
                        <w:rPr>
                          <w:rFonts w:ascii="Consolas"/>
                          <w:color w:val="6F8090"/>
                        </w:rPr>
                        <w:t>in</w:t>
                      </w:r>
                      <w:r>
                        <w:rPr>
                          <w:rFonts w:ascii="Consolas"/>
                          <w:color w:val="6F8090"/>
                          <w:spacing w:val="-2"/>
                        </w:rPr>
                        <w:t xml:space="preserve"> </w:t>
                      </w:r>
                      <w:r>
                        <w:rPr>
                          <w:rFonts w:ascii="Consolas"/>
                          <w:color w:val="6F8090"/>
                        </w:rPr>
                        <w:t>a</w:t>
                      </w:r>
                      <w:r>
                        <w:rPr>
                          <w:rFonts w:ascii="Consolas"/>
                          <w:color w:val="6F8090"/>
                          <w:spacing w:val="-4"/>
                        </w:rPr>
                        <w:t xml:space="preserve"> </w:t>
                      </w:r>
                      <w:r>
                        <w:rPr>
                          <w:rFonts w:ascii="Consolas"/>
                          <w:color w:val="6F8090"/>
                        </w:rPr>
                        <w:t>row.</w:t>
                      </w:r>
                    </w:p>
                    <w:p w:rsidR="00660AD9" w:rsidRDefault="00660AD9">
                      <w:pPr>
                        <w:spacing w:before="1" w:line="269" w:lineRule="exact"/>
                        <w:ind w:left="756"/>
                        <w:rPr>
                          <w:rFonts w:ascii="Consolas"/>
                          <w:sz w:val="23"/>
                        </w:rPr>
                      </w:pPr>
                      <w:r>
                        <w:rPr>
                          <w:rFonts w:ascii="Consolas"/>
                          <w:color w:val="6F8090"/>
                          <w:sz w:val="23"/>
                        </w:rPr>
                        <w:t>//</w:t>
                      </w:r>
                      <w:r>
                        <w:rPr>
                          <w:rFonts w:ascii="Consolas"/>
                          <w:color w:val="6F8090"/>
                          <w:spacing w:val="-3"/>
                          <w:sz w:val="23"/>
                        </w:rPr>
                        <w:t xml:space="preserve"> </w:t>
                      </w:r>
                      <w:r>
                        <w:rPr>
                          <w:rFonts w:ascii="Consolas"/>
                          <w:color w:val="6F8090"/>
                          <w:sz w:val="23"/>
                        </w:rPr>
                        <w:t>that's</w:t>
                      </w:r>
                      <w:r>
                        <w:rPr>
                          <w:rFonts w:ascii="Consolas"/>
                          <w:color w:val="6F8090"/>
                          <w:spacing w:val="-1"/>
                          <w:sz w:val="23"/>
                        </w:rPr>
                        <w:t xml:space="preserve"> </w:t>
                      </w:r>
                      <w:r>
                        <w:rPr>
                          <w:rFonts w:ascii="Consolas"/>
                          <w:color w:val="6F8090"/>
                          <w:sz w:val="23"/>
                        </w:rPr>
                        <w:t>the</w:t>
                      </w:r>
                      <w:r>
                        <w:rPr>
                          <w:rFonts w:ascii="Consolas"/>
                          <w:color w:val="6F8090"/>
                          <w:spacing w:val="-3"/>
                          <w:sz w:val="23"/>
                        </w:rPr>
                        <w:t xml:space="preserve"> </w:t>
                      </w:r>
                      <w:r>
                        <w:rPr>
                          <w:rFonts w:ascii="Consolas"/>
                          <w:color w:val="6F8090"/>
                          <w:sz w:val="23"/>
                        </w:rPr>
                        <w:t>end</w:t>
                      </w:r>
                      <w:r>
                        <w:rPr>
                          <w:rFonts w:ascii="Consolas"/>
                          <w:color w:val="6F8090"/>
                          <w:spacing w:val="-1"/>
                          <w:sz w:val="23"/>
                        </w:rPr>
                        <w:t xml:space="preserve"> </w:t>
                      </w:r>
                      <w:r>
                        <w:rPr>
                          <w:rFonts w:ascii="Consolas"/>
                          <w:color w:val="6F8090"/>
                          <w:sz w:val="23"/>
                        </w:rPr>
                        <w:t>of</w:t>
                      </w:r>
                      <w:r>
                        <w:rPr>
                          <w:rFonts w:ascii="Consolas"/>
                          <w:color w:val="6F8090"/>
                          <w:spacing w:val="-3"/>
                          <w:sz w:val="23"/>
                        </w:rPr>
                        <w:t xml:space="preserve"> </w:t>
                      </w:r>
                      <w:r>
                        <w:rPr>
                          <w:rFonts w:ascii="Consolas"/>
                          <w:color w:val="6F8090"/>
                          <w:sz w:val="23"/>
                        </w:rPr>
                        <w:t>the</w:t>
                      </w:r>
                      <w:r>
                        <w:rPr>
                          <w:rFonts w:ascii="Consolas"/>
                          <w:color w:val="6F8090"/>
                          <w:spacing w:val="-2"/>
                          <w:sz w:val="23"/>
                        </w:rPr>
                        <w:t xml:space="preserve"> </w:t>
                      </w:r>
                      <w:r>
                        <w:rPr>
                          <w:rFonts w:ascii="Consolas"/>
                          <w:color w:val="6F8090"/>
                          <w:sz w:val="23"/>
                        </w:rPr>
                        <w:t>client</w:t>
                      </w:r>
                      <w:r>
                        <w:rPr>
                          <w:rFonts w:ascii="Consolas"/>
                          <w:color w:val="6F8090"/>
                          <w:spacing w:val="-2"/>
                          <w:sz w:val="23"/>
                        </w:rPr>
                        <w:t xml:space="preserve"> </w:t>
                      </w:r>
                      <w:r>
                        <w:rPr>
                          <w:rFonts w:ascii="Consolas"/>
                          <w:color w:val="6F8090"/>
                          <w:sz w:val="23"/>
                        </w:rPr>
                        <w:t>HTTP</w:t>
                      </w:r>
                      <w:r>
                        <w:rPr>
                          <w:rFonts w:ascii="Consolas"/>
                          <w:color w:val="6F8090"/>
                          <w:spacing w:val="-1"/>
                          <w:sz w:val="23"/>
                        </w:rPr>
                        <w:t xml:space="preserve"> </w:t>
                      </w:r>
                      <w:r>
                        <w:rPr>
                          <w:rFonts w:ascii="Consolas"/>
                          <w:color w:val="6F8090"/>
                          <w:sz w:val="23"/>
                        </w:rPr>
                        <w:t>request,</w:t>
                      </w:r>
                      <w:r>
                        <w:rPr>
                          <w:rFonts w:ascii="Consolas"/>
                          <w:color w:val="6F8090"/>
                          <w:spacing w:val="-2"/>
                          <w:sz w:val="23"/>
                        </w:rPr>
                        <w:t xml:space="preserve"> </w:t>
                      </w:r>
                      <w:r>
                        <w:rPr>
                          <w:rFonts w:ascii="Consolas"/>
                          <w:color w:val="6F8090"/>
                          <w:sz w:val="23"/>
                        </w:rPr>
                        <w:t>so</w:t>
                      </w:r>
                      <w:r>
                        <w:rPr>
                          <w:rFonts w:ascii="Consolas"/>
                          <w:color w:val="6F8090"/>
                          <w:spacing w:val="-2"/>
                          <w:sz w:val="23"/>
                        </w:rPr>
                        <w:t xml:space="preserve"> </w:t>
                      </w:r>
                      <w:r>
                        <w:rPr>
                          <w:rFonts w:ascii="Consolas"/>
                          <w:color w:val="6F8090"/>
                          <w:sz w:val="23"/>
                        </w:rPr>
                        <w:t>send a</w:t>
                      </w:r>
                      <w:r>
                        <w:rPr>
                          <w:rFonts w:ascii="Consolas"/>
                          <w:color w:val="6F8090"/>
                          <w:spacing w:val="-1"/>
                          <w:sz w:val="23"/>
                        </w:rPr>
                        <w:t xml:space="preserve"> </w:t>
                      </w:r>
                      <w:r>
                        <w:rPr>
                          <w:rFonts w:ascii="Consolas"/>
                          <w:color w:val="6F8090"/>
                          <w:sz w:val="23"/>
                        </w:rPr>
                        <w:t>response:</w:t>
                      </w:r>
                    </w:p>
                    <w:p w:rsidR="00660AD9" w:rsidRDefault="00660AD9">
                      <w:pPr>
                        <w:pStyle w:val="BodyText"/>
                        <w:spacing w:line="257" w:lineRule="exact"/>
                        <w:ind w:left="998"/>
                        <w:rPr>
                          <w:rFonts w:ascii="Consolas"/>
                        </w:rPr>
                      </w:pPr>
                      <w:r>
                        <w:rPr>
                          <w:rFonts w:ascii="Consolas"/>
                          <w:color w:val="0077AA"/>
                        </w:rPr>
                        <w:t>if</w:t>
                      </w:r>
                      <w:r>
                        <w:rPr>
                          <w:rFonts w:ascii="Consolas"/>
                          <w:color w:val="0077AA"/>
                          <w:spacing w:val="-3"/>
                        </w:rPr>
                        <w:t xml:space="preserve"> </w:t>
                      </w:r>
                      <w:r>
                        <w:rPr>
                          <w:rFonts w:ascii="Consolas"/>
                          <w:color w:val="999999"/>
                        </w:rPr>
                        <w:t>(</w:t>
                      </w:r>
                      <w:proofErr w:type="spellStart"/>
                      <w:r>
                        <w:rPr>
                          <w:rFonts w:ascii="Consolas"/>
                        </w:rPr>
                        <w:t>currentLine</w:t>
                      </w:r>
                      <w:r>
                        <w:rPr>
                          <w:rFonts w:ascii="Consolas"/>
                          <w:color w:val="999999"/>
                        </w:rPr>
                        <w:t>.</w:t>
                      </w:r>
                      <w:r>
                        <w:rPr>
                          <w:rFonts w:ascii="Consolas"/>
                          <w:color w:val="DD4968"/>
                        </w:rPr>
                        <w:t>length</w:t>
                      </w:r>
                      <w:proofErr w:type="spellEnd"/>
                      <w:r>
                        <w:rPr>
                          <w:rFonts w:ascii="Consolas"/>
                          <w:color w:val="999999"/>
                        </w:rPr>
                        <w:t>()</w:t>
                      </w:r>
                      <w:r>
                        <w:rPr>
                          <w:rFonts w:ascii="Consolas"/>
                          <w:color w:val="999999"/>
                          <w:spacing w:val="-2"/>
                        </w:rPr>
                        <w:t xml:space="preserve"> </w:t>
                      </w:r>
                      <w:r>
                        <w:rPr>
                          <w:rFonts w:ascii="Consolas"/>
                          <w:color w:val="9A6D39"/>
                        </w:rPr>
                        <w:t>==</w:t>
                      </w:r>
                      <w:r>
                        <w:rPr>
                          <w:rFonts w:ascii="Consolas"/>
                          <w:color w:val="9A6D39"/>
                          <w:spacing w:val="-2"/>
                        </w:rPr>
                        <w:t xml:space="preserve"> </w:t>
                      </w:r>
                      <w:r>
                        <w:rPr>
                          <w:rFonts w:ascii="Consolas"/>
                          <w:color w:val="990054"/>
                        </w:rPr>
                        <w:t>0</w:t>
                      </w:r>
                      <w:r>
                        <w:rPr>
                          <w:rFonts w:ascii="Consolas"/>
                          <w:color w:val="999999"/>
                        </w:rPr>
                        <w:t>)</w:t>
                      </w:r>
                      <w:r>
                        <w:rPr>
                          <w:rFonts w:ascii="Consolas"/>
                          <w:color w:val="999999"/>
                          <w:spacing w:val="-2"/>
                        </w:rPr>
                        <w:t xml:space="preserve"> </w:t>
                      </w:r>
                      <w:r>
                        <w:rPr>
                          <w:rFonts w:ascii="Consolas"/>
                          <w:color w:val="999999"/>
                        </w:rPr>
                        <w:t>{</w:t>
                      </w:r>
                    </w:p>
                    <w:p w:rsidR="00660AD9" w:rsidRDefault="00660AD9">
                      <w:pPr>
                        <w:pStyle w:val="BodyText"/>
                        <w:spacing w:line="257" w:lineRule="exact"/>
                        <w:ind w:left="998"/>
                        <w:rPr>
                          <w:rFonts w:ascii="Consolas"/>
                        </w:rPr>
                      </w:pPr>
                      <w:r>
                        <w:rPr>
                          <w:rFonts w:ascii="Consolas"/>
                          <w:color w:val="6F8090"/>
                        </w:rPr>
                        <w:t>//</w:t>
                      </w:r>
                      <w:r>
                        <w:rPr>
                          <w:rFonts w:ascii="Consolas"/>
                          <w:color w:val="6F8090"/>
                          <w:spacing w:val="-3"/>
                        </w:rPr>
                        <w:t xml:space="preserve"> </w:t>
                      </w:r>
                      <w:r>
                        <w:rPr>
                          <w:rFonts w:ascii="Consolas"/>
                          <w:color w:val="6F8090"/>
                        </w:rPr>
                        <w:t>HTTP</w:t>
                      </w:r>
                      <w:r>
                        <w:rPr>
                          <w:rFonts w:ascii="Consolas"/>
                          <w:color w:val="6F8090"/>
                          <w:spacing w:val="-3"/>
                        </w:rPr>
                        <w:t xml:space="preserve"> </w:t>
                      </w:r>
                      <w:r>
                        <w:rPr>
                          <w:rFonts w:ascii="Consolas"/>
                          <w:color w:val="6F8090"/>
                        </w:rPr>
                        <w:t>headers</w:t>
                      </w:r>
                      <w:r>
                        <w:rPr>
                          <w:rFonts w:ascii="Consolas"/>
                          <w:color w:val="6F8090"/>
                          <w:spacing w:val="-1"/>
                        </w:rPr>
                        <w:t xml:space="preserve"> </w:t>
                      </w:r>
                      <w:r>
                        <w:rPr>
                          <w:rFonts w:ascii="Consolas"/>
                          <w:color w:val="6F8090"/>
                        </w:rPr>
                        <w:t>always</w:t>
                      </w:r>
                      <w:r>
                        <w:rPr>
                          <w:rFonts w:ascii="Consolas"/>
                          <w:color w:val="6F8090"/>
                          <w:spacing w:val="-3"/>
                        </w:rPr>
                        <w:t xml:space="preserve"> </w:t>
                      </w:r>
                      <w:r>
                        <w:rPr>
                          <w:rFonts w:ascii="Consolas"/>
                          <w:color w:val="6F8090"/>
                        </w:rPr>
                        <w:t>start</w:t>
                      </w:r>
                      <w:r>
                        <w:rPr>
                          <w:rFonts w:ascii="Consolas"/>
                          <w:color w:val="6F8090"/>
                          <w:spacing w:val="-2"/>
                        </w:rPr>
                        <w:t xml:space="preserve"> </w:t>
                      </w:r>
                      <w:r>
                        <w:rPr>
                          <w:rFonts w:ascii="Consolas"/>
                          <w:color w:val="6F8090"/>
                        </w:rPr>
                        <w:t>with</w:t>
                      </w:r>
                      <w:r>
                        <w:rPr>
                          <w:rFonts w:ascii="Consolas"/>
                          <w:color w:val="6F8090"/>
                          <w:spacing w:val="-3"/>
                        </w:rPr>
                        <w:t xml:space="preserve"> </w:t>
                      </w:r>
                      <w:r>
                        <w:rPr>
                          <w:rFonts w:ascii="Consolas"/>
                          <w:color w:val="6F8090"/>
                        </w:rPr>
                        <w:t>a</w:t>
                      </w:r>
                      <w:r>
                        <w:rPr>
                          <w:rFonts w:ascii="Consolas"/>
                          <w:color w:val="6F8090"/>
                          <w:spacing w:val="-2"/>
                        </w:rPr>
                        <w:t xml:space="preserve"> </w:t>
                      </w:r>
                      <w:r>
                        <w:rPr>
                          <w:rFonts w:ascii="Consolas"/>
                          <w:color w:val="6F8090"/>
                        </w:rPr>
                        <w:t>response</w:t>
                      </w:r>
                      <w:r>
                        <w:rPr>
                          <w:rFonts w:ascii="Consolas"/>
                          <w:color w:val="6F8090"/>
                          <w:spacing w:val="-2"/>
                        </w:rPr>
                        <w:t xml:space="preserve"> </w:t>
                      </w:r>
                      <w:r>
                        <w:rPr>
                          <w:rFonts w:ascii="Consolas"/>
                          <w:color w:val="6F8090"/>
                        </w:rPr>
                        <w:t>code</w:t>
                      </w:r>
                      <w:r>
                        <w:rPr>
                          <w:rFonts w:ascii="Consolas"/>
                          <w:color w:val="6F8090"/>
                          <w:spacing w:val="-3"/>
                        </w:rPr>
                        <w:t xml:space="preserve"> </w:t>
                      </w:r>
                      <w:r>
                        <w:rPr>
                          <w:rFonts w:ascii="Consolas"/>
                          <w:color w:val="6F8090"/>
                        </w:rPr>
                        <w:t>(e.g.</w:t>
                      </w:r>
                      <w:r>
                        <w:rPr>
                          <w:rFonts w:ascii="Consolas"/>
                          <w:color w:val="6F8090"/>
                          <w:spacing w:val="-1"/>
                        </w:rPr>
                        <w:t xml:space="preserve"> </w:t>
                      </w:r>
                      <w:r>
                        <w:rPr>
                          <w:rFonts w:ascii="Consolas"/>
                          <w:color w:val="6F8090"/>
                        </w:rPr>
                        <w:t>HTTP/1.1</w:t>
                      </w:r>
                      <w:r>
                        <w:rPr>
                          <w:rFonts w:ascii="Consolas"/>
                          <w:color w:val="6F8090"/>
                          <w:spacing w:val="-2"/>
                        </w:rPr>
                        <w:t xml:space="preserve"> </w:t>
                      </w:r>
                      <w:r>
                        <w:rPr>
                          <w:rFonts w:ascii="Consolas"/>
                          <w:color w:val="6F8090"/>
                        </w:rPr>
                        <w:t>200</w:t>
                      </w:r>
                      <w:r>
                        <w:rPr>
                          <w:rFonts w:ascii="Consolas"/>
                          <w:color w:val="6F8090"/>
                          <w:spacing w:val="-2"/>
                        </w:rPr>
                        <w:t xml:space="preserve"> </w:t>
                      </w:r>
                      <w:r>
                        <w:rPr>
                          <w:rFonts w:ascii="Consolas"/>
                          <w:color w:val="6F8090"/>
                        </w:rPr>
                        <w:t>OK)</w:t>
                      </w:r>
                    </w:p>
                    <w:p w:rsidR="00660AD9" w:rsidRDefault="00660AD9">
                      <w:pPr>
                        <w:pStyle w:val="BodyText"/>
                        <w:ind w:left="1238" w:right="627" w:hanging="605"/>
                        <w:rPr>
                          <w:rFonts w:ascii="Consolas"/>
                        </w:rPr>
                      </w:pPr>
                      <w:r>
                        <w:rPr>
                          <w:rFonts w:ascii="Consolas"/>
                          <w:color w:val="6F8090"/>
                        </w:rPr>
                        <w:t>// and a content-type so the client knows what's coming, then a blank line:</w:t>
                      </w:r>
                      <w:r>
                        <w:rPr>
                          <w:rFonts w:ascii="Consolas"/>
                          <w:color w:val="6F8090"/>
                          <w:spacing w:val="-118"/>
                        </w:rPr>
                        <w:t xml:space="preserve"> </w:t>
                      </w:r>
                      <w:proofErr w:type="spellStart"/>
                      <w:proofErr w:type="gramStart"/>
                      <w:r>
                        <w:rPr>
                          <w:rFonts w:ascii="Consolas"/>
                        </w:rPr>
                        <w:t>client</w:t>
                      </w:r>
                      <w:r>
                        <w:rPr>
                          <w:rFonts w:ascii="Consolas"/>
                          <w:color w:val="999999"/>
                        </w:rPr>
                        <w:t>.</w:t>
                      </w:r>
                      <w:r>
                        <w:rPr>
                          <w:rFonts w:ascii="Consolas"/>
                          <w:color w:val="DD4968"/>
                        </w:rPr>
                        <w:t>println</w:t>
                      </w:r>
                      <w:proofErr w:type="spellEnd"/>
                      <w:proofErr w:type="gramEnd"/>
                      <w:r>
                        <w:rPr>
                          <w:rFonts w:ascii="Consolas"/>
                          <w:color w:val="999999"/>
                        </w:rPr>
                        <w:t>(</w:t>
                      </w:r>
                      <w:r>
                        <w:rPr>
                          <w:rFonts w:ascii="Consolas"/>
                          <w:color w:val="669900"/>
                        </w:rPr>
                        <w:t>"HTTP/1.1</w:t>
                      </w:r>
                      <w:r>
                        <w:rPr>
                          <w:rFonts w:ascii="Consolas"/>
                          <w:color w:val="669900"/>
                          <w:spacing w:val="-2"/>
                        </w:rPr>
                        <w:t xml:space="preserve"> </w:t>
                      </w:r>
                      <w:r>
                        <w:rPr>
                          <w:rFonts w:ascii="Consolas"/>
                          <w:color w:val="669900"/>
                        </w:rPr>
                        <w:t>200 OK"</w:t>
                      </w:r>
                      <w:r>
                        <w:rPr>
                          <w:rFonts w:ascii="Consolas"/>
                          <w:color w:val="999999"/>
                        </w:rPr>
                        <w:t>);</w:t>
                      </w:r>
                    </w:p>
                    <w:p w:rsidR="00660AD9" w:rsidRDefault="00660AD9">
                      <w:pPr>
                        <w:pStyle w:val="BodyText"/>
                        <w:spacing w:before="1"/>
                        <w:ind w:left="1238" w:right="3348"/>
                        <w:rPr>
                          <w:rFonts w:ascii="Consolas"/>
                        </w:rPr>
                      </w:pPr>
                      <w:proofErr w:type="spellStart"/>
                      <w:proofErr w:type="gramStart"/>
                      <w:r>
                        <w:rPr>
                          <w:rFonts w:ascii="Consolas"/>
                          <w:spacing w:val="-1"/>
                        </w:rPr>
                        <w:t>client</w:t>
                      </w:r>
                      <w:r>
                        <w:rPr>
                          <w:rFonts w:ascii="Consolas"/>
                          <w:color w:val="999999"/>
                          <w:spacing w:val="-1"/>
                        </w:rPr>
                        <w:t>.</w:t>
                      </w:r>
                      <w:r>
                        <w:rPr>
                          <w:rFonts w:ascii="Consolas"/>
                          <w:color w:val="DD4968"/>
                          <w:spacing w:val="-1"/>
                        </w:rPr>
                        <w:t>println</w:t>
                      </w:r>
                      <w:proofErr w:type="spellEnd"/>
                      <w:proofErr w:type="gramEnd"/>
                      <w:r>
                        <w:rPr>
                          <w:rFonts w:ascii="Consolas"/>
                          <w:color w:val="999999"/>
                          <w:spacing w:val="-1"/>
                        </w:rPr>
                        <w:t>(</w:t>
                      </w:r>
                      <w:r>
                        <w:rPr>
                          <w:rFonts w:ascii="Consolas"/>
                          <w:color w:val="669900"/>
                          <w:spacing w:val="-1"/>
                        </w:rPr>
                        <w:t>"</w:t>
                      </w:r>
                      <w:proofErr w:type="spellStart"/>
                      <w:r>
                        <w:rPr>
                          <w:rFonts w:ascii="Consolas"/>
                          <w:color w:val="669900"/>
                          <w:spacing w:val="-1"/>
                        </w:rPr>
                        <w:t>Content-type:text</w:t>
                      </w:r>
                      <w:proofErr w:type="spellEnd"/>
                      <w:r>
                        <w:rPr>
                          <w:rFonts w:ascii="Consolas"/>
                          <w:color w:val="669900"/>
                          <w:spacing w:val="-1"/>
                        </w:rPr>
                        <w:t>/html"</w:t>
                      </w:r>
                      <w:r>
                        <w:rPr>
                          <w:rFonts w:ascii="Consolas"/>
                          <w:color w:val="999999"/>
                          <w:spacing w:val="-1"/>
                        </w:rPr>
                        <w:t>);</w:t>
                      </w:r>
                      <w:r>
                        <w:rPr>
                          <w:rFonts w:ascii="Consolas"/>
                          <w:color w:val="999999"/>
                          <w:spacing w:val="-118"/>
                        </w:rPr>
                        <w:t xml:space="preserve"> </w:t>
                      </w:r>
                      <w:proofErr w:type="spellStart"/>
                      <w:r>
                        <w:rPr>
                          <w:rFonts w:ascii="Consolas"/>
                        </w:rPr>
                        <w:t>client</w:t>
                      </w:r>
                      <w:r>
                        <w:rPr>
                          <w:rFonts w:ascii="Consolas"/>
                          <w:color w:val="999999"/>
                        </w:rPr>
                        <w:t>.</w:t>
                      </w:r>
                      <w:r>
                        <w:rPr>
                          <w:rFonts w:ascii="Consolas"/>
                          <w:color w:val="DD4968"/>
                        </w:rPr>
                        <w:t>println</w:t>
                      </w:r>
                      <w:proofErr w:type="spellEnd"/>
                      <w:r>
                        <w:rPr>
                          <w:rFonts w:ascii="Consolas"/>
                          <w:color w:val="999999"/>
                        </w:rPr>
                        <w:t>(</w:t>
                      </w:r>
                      <w:r>
                        <w:rPr>
                          <w:rFonts w:ascii="Consolas"/>
                          <w:color w:val="669900"/>
                        </w:rPr>
                        <w:t>"Connection: close"</w:t>
                      </w:r>
                      <w:r>
                        <w:rPr>
                          <w:rFonts w:ascii="Consolas"/>
                          <w:color w:val="999999"/>
                        </w:rPr>
                        <w:t>);</w:t>
                      </w:r>
                      <w:r>
                        <w:rPr>
                          <w:rFonts w:ascii="Consolas"/>
                          <w:color w:val="999999"/>
                          <w:spacing w:val="1"/>
                        </w:rPr>
                        <w:t xml:space="preserve"> </w:t>
                      </w:r>
                      <w:proofErr w:type="spellStart"/>
                      <w:r>
                        <w:rPr>
                          <w:rFonts w:ascii="Consolas"/>
                        </w:rPr>
                        <w:t>client</w:t>
                      </w:r>
                      <w:r>
                        <w:rPr>
                          <w:rFonts w:ascii="Consolas"/>
                          <w:color w:val="999999"/>
                        </w:rPr>
                        <w:t>.</w:t>
                      </w:r>
                      <w:r>
                        <w:rPr>
                          <w:rFonts w:ascii="Consolas"/>
                          <w:color w:val="DD4968"/>
                        </w:rPr>
                        <w:t>println</w:t>
                      </w:r>
                      <w:proofErr w:type="spellEnd"/>
                      <w:r>
                        <w:rPr>
                          <w:rFonts w:ascii="Consolas"/>
                          <w:color w:val="999999"/>
                        </w:rPr>
                        <w:t>();</w:t>
                      </w:r>
                    </w:p>
                  </w:txbxContent>
                </v:textbox>
                <w10:anchorlock/>
              </v:shape>
            </w:pict>
          </mc:Fallback>
        </mc:AlternateContent>
      </w:r>
    </w:p>
    <w:p w:rsidR="00DA6855" w:rsidRDefault="00660AD9">
      <w:pPr>
        <w:pStyle w:val="BodyText"/>
        <w:spacing w:line="235" w:lineRule="exact"/>
        <w:ind w:left="213"/>
      </w:pPr>
      <w:r>
        <w:rPr>
          <w:color w:val="393939"/>
        </w:rPr>
        <w:t>The</w:t>
      </w:r>
      <w:r>
        <w:rPr>
          <w:color w:val="393939"/>
          <w:spacing w:val="-4"/>
        </w:rPr>
        <w:t xml:space="preserve"> </w:t>
      </w:r>
      <w:r>
        <w:rPr>
          <w:color w:val="393939"/>
        </w:rPr>
        <w:t>next section</w:t>
      </w:r>
      <w:r>
        <w:rPr>
          <w:color w:val="393939"/>
          <w:spacing w:val="-2"/>
        </w:rPr>
        <w:t xml:space="preserve"> </w:t>
      </w:r>
      <w:r>
        <w:rPr>
          <w:color w:val="393939"/>
        </w:rPr>
        <w:t>of</w:t>
      </w:r>
      <w:r>
        <w:rPr>
          <w:color w:val="393939"/>
          <w:spacing w:val="1"/>
        </w:rPr>
        <w:t xml:space="preserve"> </w:t>
      </w:r>
      <w:proofErr w:type="spellStart"/>
      <w:r>
        <w:rPr>
          <w:color w:val="393939"/>
        </w:rPr>
        <w:t>if</w:t>
      </w:r>
      <w:proofErr w:type="spellEnd"/>
      <w:r>
        <w:rPr>
          <w:color w:val="393939"/>
        </w:rPr>
        <w:t xml:space="preserve"> and</w:t>
      </w:r>
      <w:r>
        <w:rPr>
          <w:color w:val="393939"/>
          <w:spacing w:val="-2"/>
        </w:rPr>
        <w:t xml:space="preserve"> </w:t>
      </w:r>
      <w:r>
        <w:rPr>
          <w:color w:val="393939"/>
        </w:rPr>
        <w:t>else</w:t>
      </w:r>
      <w:r>
        <w:rPr>
          <w:color w:val="393939"/>
          <w:spacing w:val="-1"/>
        </w:rPr>
        <w:t xml:space="preserve"> </w:t>
      </w:r>
      <w:r>
        <w:rPr>
          <w:color w:val="393939"/>
        </w:rPr>
        <w:t>statements</w:t>
      </w:r>
      <w:r>
        <w:rPr>
          <w:color w:val="393939"/>
          <w:spacing w:val="-1"/>
        </w:rPr>
        <w:t xml:space="preserve"> </w:t>
      </w:r>
      <w:r>
        <w:rPr>
          <w:color w:val="393939"/>
        </w:rPr>
        <w:t>checks</w:t>
      </w:r>
      <w:r>
        <w:rPr>
          <w:color w:val="393939"/>
          <w:spacing w:val="-1"/>
        </w:rPr>
        <w:t xml:space="preserve"> </w:t>
      </w:r>
      <w:r>
        <w:rPr>
          <w:color w:val="393939"/>
        </w:rPr>
        <w:t>which</w:t>
      </w:r>
      <w:r>
        <w:rPr>
          <w:color w:val="393939"/>
          <w:spacing w:val="-2"/>
        </w:rPr>
        <w:t xml:space="preserve"> </w:t>
      </w:r>
      <w:r>
        <w:rPr>
          <w:color w:val="393939"/>
        </w:rPr>
        <w:t>button</w:t>
      </w:r>
      <w:r>
        <w:rPr>
          <w:color w:val="393939"/>
          <w:spacing w:val="-1"/>
        </w:rPr>
        <w:t xml:space="preserve"> </w:t>
      </w:r>
      <w:r>
        <w:rPr>
          <w:color w:val="393939"/>
        </w:rPr>
        <w:t>was</w:t>
      </w:r>
      <w:r>
        <w:rPr>
          <w:color w:val="393939"/>
          <w:spacing w:val="-2"/>
        </w:rPr>
        <w:t xml:space="preserve"> </w:t>
      </w:r>
      <w:r>
        <w:rPr>
          <w:color w:val="393939"/>
        </w:rPr>
        <w:t>pressed</w:t>
      </w:r>
      <w:r>
        <w:rPr>
          <w:color w:val="393939"/>
          <w:spacing w:val="-2"/>
        </w:rPr>
        <w:t xml:space="preserve"> </w:t>
      </w:r>
      <w:r>
        <w:rPr>
          <w:color w:val="393939"/>
        </w:rPr>
        <w:t>in</w:t>
      </w:r>
      <w:r>
        <w:rPr>
          <w:color w:val="393939"/>
          <w:spacing w:val="-1"/>
        </w:rPr>
        <w:t xml:space="preserve"> </w:t>
      </w:r>
      <w:r>
        <w:rPr>
          <w:color w:val="393939"/>
        </w:rPr>
        <w:t>your</w:t>
      </w:r>
      <w:r>
        <w:rPr>
          <w:color w:val="393939"/>
          <w:spacing w:val="-1"/>
        </w:rPr>
        <w:t xml:space="preserve"> </w:t>
      </w:r>
      <w:r>
        <w:rPr>
          <w:color w:val="393939"/>
        </w:rPr>
        <w:t>web</w:t>
      </w:r>
      <w:r>
        <w:rPr>
          <w:color w:val="393939"/>
          <w:spacing w:val="-2"/>
        </w:rPr>
        <w:t xml:space="preserve"> </w:t>
      </w:r>
      <w:r>
        <w:rPr>
          <w:color w:val="393939"/>
        </w:rPr>
        <w:t>page,</w:t>
      </w:r>
      <w:r>
        <w:rPr>
          <w:color w:val="393939"/>
          <w:spacing w:val="-3"/>
        </w:rPr>
        <w:t xml:space="preserve"> </w:t>
      </w:r>
      <w:r>
        <w:rPr>
          <w:color w:val="393939"/>
        </w:rPr>
        <w:t>and</w:t>
      </w:r>
    </w:p>
    <w:p w:rsidR="00DA6855" w:rsidRDefault="00660AD9">
      <w:pPr>
        <w:pStyle w:val="BodyText"/>
        <w:spacing w:after="2"/>
        <w:ind w:left="213" w:right="1076"/>
      </w:pPr>
      <w:r>
        <w:rPr>
          <w:color w:val="393939"/>
        </w:rPr>
        <w:t>controls the outputs accordingly. As we’ve seen previously, we make a request on different URLs</w:t>
      </w:r>
      <w:r>
        <w:rPr>
          <w:color w:val="393939"/>
          <w:spacing w:val="-59"/>
        </w:rPr>
        <w:t xml:space="preserve"> </w:t>
      </w:r>
      <w:r>
        <w:rPr>
          <w:color w:val="393939"/>
        </w:rPr>
        <w:t>depending</w:t>
      </w:r>
      <w:r>
        <w:rPr>
          <w:color w:val="393939"/>
          <w:spacing w:val="2"/>
        </w:rPr>
        <w:t xml:space="preserve"> </w:t>
      </w:r>
      <w:r>
        <w:rPr>
          <w:color w:val="393939"/>
        </w:rPr>
        <w:t>on</w:t>
      </w:r>
      <w:r>
        <w:rPr>
          <w:color w:val="393939"/>
          <w:spacing w:val="-2"/>
        </w:rPr>
        <w:t xml:space="preserve"> </w:t>
      </w:r>
      <w:r>
        <w:rPr>
          <w:color w:val="393939"/>
        </w:rPr>
        <w:t>the</w:t>
      </w:r>
      <w:r>
        <w:rPr>
          <w:color w:val="393939"/>
          <w:spacing w:val="-2"/>
        </w:rPr>
        <w:t xml:space="preserve"> </w:t>
      </w:r>
      <w:r>
        <w:rPr>
          <w:color w:val="393939"/>
        </w:rPr>
        <w:t>button</w:t>
      </w:r>
      <w:r>
        <w:rPr>
          <w:color w:val="393939"/>
          <w:spacing w:val="-5"/>
        </w:rPr>
        <w:t xml:space="preserve"> </w:t>
      </w:r>
      <w:r>
        <w:rPr>
          <w:color w:val="393939"/>
        </w:rPr>
        <w:t>pressed.</w:t>
      </w:r>
    </w:p>
    <w:p w:rsidR="00DA6855" w:rsidRDefault="00AF5842">
      <w:pPr>
        <w:pStyle w:val="BodyText"/>
        <w:ind w:left="184"/>
        <w:rPr>
          <w:sz w:val="20"/>
        </w:rPr>
      </w:pPr>
      <w:r>
        <w:rPr>
          <w:noProof/>
          <w:sz w:val="20"/>
        </w:rPr>
        <mc:AlternateContent>
          <mc:Choice Requires="wps">
            <w:drawing>
              <wp:inline distT="0" distB="0" distL="0" distR="0">
                <wp:extent cx="6573520" cy="3079115"/>
                <wp:effectExtent l="2540" t="0" r="0" b="0"/>
                <wp:docPr id="100"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3079115"/>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spacing w:line="269" w:lineRule="exact"/>
                              <w:ind w:left="917"/>
                              <w:rPr>
                                <w:rFonts w:ascii="Consolas"/>
                                <w:sz w:val="23"/>
                              </w:rPr>
                            </w:pPr>
                            <w:r>
                              <w:rPr>
                                <w:rFonts w:ascii="Consolas"/>
                                <w:color w:val="6F8090"/>
                                <w:sz w:val="23"/>
                              </w:rPr>
                              <w:t>//</w:t>
                            </w:r>
                            <w:r>
                              <w:rPr>
                                <w:rFonts w:ascii="Consolas"/>
                                <w:color w:val="6F8090"/>
                                <w:spacing w:val="-1"/>
                                <w:sz w:val="23"/>
                              </w:rPr>
                              <w:t xml:space="preserve"> </w:t>
                            </w:r>
                            <w:r>
                              <w:rPr>
                                <w:rFonts w:ascii="Consolas"/>
                                <w:color w:val="6F8090"/>
                                <w:sz w:val="23"/>
                              </w:rPr>
                              <w:t>turns the</w:t>
                            </w:r>
                            <w:r>
                              <w:rPr>
                                <w:rFonts w:ascii="Consolas"/>
                                <w:color w:val="6F8090"/>
                                <w:spacing w:val="-2"/>
                                <w:sz w:val="23"/>
                              </w:rPr>
                              <w:t xml:space="preserve"> </w:t>
                            </w:r>
                            <w:r>
                              <w:rPr>
                                <w:rFonts w:ascii="Consolas"/>
                                <w:color w:val="6F8090"/>
                                <w:sz w:val="23"/>
                              </w:rPr>
                              <w:t>GPIOs</w:t>
                            </w:r>
                            <w:r>
                              <w:rPr>
                                <w:rFonts w:ascii="Consolas"/>
                                <w:color w:val="6F8090"/>
                                <w:spacing w:val="1"/>
                                <w:sz w:val="23"/>
                              </w:rPr>
                              <w:t xml:space="preserve"> </w:t>
                            </w:r>
                            <w:r>
                              <w:rPr>
                                <w:rFonts w:ascii="Consolas"/>
                                <w:color w:val="6F8090"/>
                                <w:sz w:val="23"/>
                              </w:rPr>
                              <w:t>on and</w:t>
                            </w:r>
                            <w:r>
                              <w:rPr>
                                <w:rFonts w:ascii="Consolas"/>
                                <w:color w:val="6F8090"/>
                                <w:spacing w:val="-2"/>
                                <w:sz w:val="23"/>
                              </w:rPr>
                              <w:t xml:space="preserve"> </w:t>
                            </w:r>
                            <w:r>
                              <w:rPr>
                                <w:rFonts w:ascii="Consolas"/>
                                <w:color w:val="6F8090"/>
                                <w:sz w:val="23"/>
                              </w:rPr>
                              <w:t>off</w:t>
                            </w:r>
                          </w:p>
                          <w:p w:rsidR="00660AD9" w:rsidRDefault="00660AD9">
                            <w:pPr>
                              <w:ind w:left="1169" w:right="4356" w:hanging="252"/>
                              <w:rPr>
                                <w:rFonts w:ascii="Consolas"/>
                                <w:sz w:val="23"/>
                              </w:rPr>
                            </w:pPr>
                            <w:r>
                              <w:rPr>
                                <w:rFonts w:ascii="Consolas"/>
                                <w:color w:val="0077AA"/>
                                <w:sz w:val="23"/>
                              </w:rPr>
                              <w:t xml:space="preserve">if </w:t>
                            </w:r>
                            <w:r>
                              <w:rPr>
                                <w:rFonts w:ascii="Consolas"/>
                                <w:color w:val="999999"/>
                                <w:sz w:val="23"/>
                              </w:rPr>
                              <w:t>(</w:t>
                            </w:r>
                            <w:proofErr w:type="spellStart"/>
                            <w:proofErr w:type="gramStart"/>
                            <w:r>
                              <w:rPr>
                                <w:rFonts w:ascii="Consolas"/>
                                <w:sz w:val="23"/>
                              </w:rPr>
                              <w:t>header</w:t>
                            </w:r>
                            <w:r>
                              <w:rPr>
                                <w:rFonts w:ascii="Consolas"/>
                                <w:color w:val="999999"/>
                                <w:sz w:val="23"/>
                              </w:rPr>
                              <w:t>.</w:t>
                            </w:r>
                            <w:r>
                              <w:rPr>
                                <w:rFonts w:ascii="Consolas"/>
                                <w:color w:val="DD4968"/>
                                <w:sz w:val="23"/>
                              </w:rPr>
                              <w:t>indexOf</w:t>
                            </w:r>
                            <w:proofErr w:type="spellEnd"/>
                            <w:proofErr w:type="gramEnd"/>
                            <w:r>
                              <w:rPr>
                                <w:rFonts w:ascii="Consolas"/>
                                <w:color w:val="999999"/>
                                <w:sz w:val="23"/>
                              </w:rPr>
                              <w:t>(</w:t>
                            </w:r>
                            <w:r>
                              <w:rPr>
                                <w:rFonts w:ascii="Consolas"/>
                                <w:color w:val="669900"/>
                                <w:sz w:val="23"/>
                              </w:rPr>
                              <w:t>"GET /26/on"</w:t>
                            </w:r>
                            <w:r>
                              <w:rPr>
                                <w:rFonts w:ascii="Consolas"/>
                                <w:color w:val="999999"/>
                                <w:sz w:val="23"/>
                              </w:rPr>
                              <w:t xml:space="preserve">) </w:t>
                            </w:r>
                            <w:r>
                              <w:rPr>
                                <w:rFonts w:ascii="Consolas"/>
                                <w:color w:val="9A6D39"/>
                                <w:sz w:val="23"/>
                              </w:rPr>
                              <w:t xml:space="preserve">&gt;= </w:t>
                            </w:r>
                            <w:r>
                              <w:rPr>
                                <w:rFonts w:ascii="Consolas"/>
                                <w:color w:val="990054"/>
                                <w:sz w:val="23"/>
                              </w:rPr>
                              <w:t>0</w:t>
                            </w:r>
                            <w:r>
                              <w:rPr>
                                <w:rFonts w:ascii="Consolas"/>
                                <w:color w:val="999999"/>
                                <w:sz w:val="23"/>
                              </w:rPr>
                              <w:t>) {</w:t>
                            </w:r>
                            <w:r>
                              <w:rPr>
                                <w:rFonts w:ascii="Consolas"/>
                                <w:color w:val="999999"/>
                                <w:spacing w:val="-125"/>
                                <w:sz w:val="23"/>
                              </w:rPr>
                              <w:t xml:space="preserve"> </w:t>
                            </w:r>
                            <w:proofErr w:type="spellStart"/>
                            <w:r>
                              <w:rPr>
                                <w:rFonts w:ascii="Consolas"/>
                                <w:sz w:val="23"/>
                              </w:rPr>
                              <w:t>Serial</w:t>
                            </w:r>
                            <w:r>
                              <w:rPr>
                                <w:rFonts w:ascii="Consolas"/>
                                <w:color w:val="999999"/>
                                <w:sz w:val="23"/>
                              </w:rPr>
                              <w:t>.</w:t>
                            </w:r>
                            <w:r>
                              <w:rPr>
                                <w:rFonts w:ascii="Consolas"/>
                                <w:color w:val="DD4968"/>
                                <w:sz w:val="23"/>
                              </w:rPr>
                              <w:t>println</w:t>
                            </w:r>
                            <w:proofErr w:type="spellEnd"/>
                            <w:r>
                              <w:rPr>
                                <w:rFonts w:ascii="Consolas"/>
                                <w:color w:val="999999"/>
                                <w:sz w:val="23"/>
                              </w:rPr>
                              <w:t>(</w:t>
                            </w:r>
                            <w:r>
                              <w:rPr>
                                <w:rFonts w:ascii="Consolas"/>
                                <w:color w:val="669900"/>
                                <w:sz w:val="23"/>
                              </w:rPr>
                              <w:t>"GPIO 26 on"</w:t>
                            </w:r>
                            <w:r>
                              <w:rPr>
                                <w:rFonts w:ascii="Consolas"/>
                                <w:color w:val="999999"/>
                                <w:sz w:val="23"/>
                              </w:rPr>
                              <w:t>);</w:t>
                            </w:r>
                            <w:r>
                              <w:rPr>
                                <w:rFonts w:ascii="Consolas"/>
                                <w:color w:val="999999"/>
                                <w:spacing w:val="1"/>
                                <w:sz w:val="23"/>
                              </w:rPr>
                              <w:t xml:space="preserve"> </w:t>
                            </w:r>
                            <w:r>
                              <w:rPr>
                                <w:rFonts w:ascii="Consolas"/>
                                <w:sz w:val="23"/>
                              </w:rPr>
                              <w:t xml:space="preserve">output26State </w:t>
                            </w:r>
                            <w:r>
                              <w:rPr>
                                <w:rFonts w:ascii="Consolas"/>
                                <w:color w:val="9A6D39"/>
                                <w:sz w:val="23"/>
                              </w:rPr>
                              <w:t xml:space="preserve">= </w:t>
                            </w:r>
                            <w:r>
                              <w:rPr>
                                <w:rFonts w:ascii="Consolas"/>
                                <w:color w:val="669900"/>
                                <w:sz w:val="23"/>
                              </w:rPr>
                              <w:t>"on"</w:t>
                            </w:r>
                            <w:r>
                              <w:rPr>
                                <w:rFonts w:ascii="Consolas"/>
                                <w:color w:val="999999"/>
                                <w:sz w:val="23"/>
                              </w:rPr>
                              <w:t>;</w:t>
                            </w:r>
                            <w:r>
                              <w:rPr>
                                <w:rFonts w:ascii="Consolas"/>
                                <w:color w:val="999999"/>
                                <w:spacing w:val="1"/>
                                <w:sz w:val="23"/>
                              </w:rPr>
                              <w:t xml:space="preserve"> </w:t>
                            </w:r>
                            <w:proofErr w:type="spellStart"/>
                            <w:r>
                              <w:rPr>
                                <w:rFonts w:ascii="Consolas"/>
                                <w:color w:val="DD4968"/>
                                <w:sz w:val="23"/>
                              </w:rPr>
                              <w:t>digitalWrite</w:t>
                            </w:r>
                            <w:proofErr w:type="spellEnd"/>
                            <w:r>
                              <w:rPr>
                                <w:rFonts w:ascii="Consolas"/>
                                <w:color w:val="999999"/>
                                <w:sz w:val="23"/>
                              </w:rPr>
                              <w:t>(</w:t>
                            </w:r>
                            <w:r>
                              <w:rPr>
                                <w:rFonts w:ascii="Consolas"/>
                                <w:sz w:val="23"/>
                              </w:rPr>
                              <w:t>output26</w:t>
                            </w:r>
                            <w:r>
                              <w:rPr>
                                <w:rFonts w:ascii="Consolas"/>
                                <w:color w:val="999999"/>
                                <w:sz w:val="23"/>
                              </w:rPr>
                              <w:t>,</w:t>
                            </w:r>
                            <w:r>
                              <w:rPr>
                                <w:rFonts w:ascii="Consolas"/>
                                <w:color w:val="999999"/>
                                <w:spacing w:val="-1"/>
                                <w:sz w:val="23"/>
                              </w:rPr>
                              <w:t xml:space="preserve"> </w:t>
                            </w:r>
                            <w:r>
                              <w:rPr>
                                <w:rFonts w:ascii="Consolas"/>
                                <w:sz w:val="23"/>
                              </w:rPr>
                              <w:t>HIGH</w:t>
                            </w:r>
                            <w:r>
                              <w:rPr>
                                <w:rFonts w:ascii="Consolas"/>
                                <w:color w:val="999999"/>
                                <w:sz w:val="23"/>
                              </w:rPr>
                              <w:t>);</w:t>
                            </w:r>
                          </w:p>
                          <w:p w:rsidR="00660AD9" w:rsidRDefault="00660AD9">
                            <w:pPr>
                              <w:ind w:left="1169" w:right="3345" w:hanging="252"/>
                              <w:rPr>
                                <w:rFonts w:ascii="Consolas"/>
                                <w:sz w:val="23"/>
                              </w:rPr>
                            </w:pPr>
                            <w:r>
                              <w:rPr>
                                <w:rFonts w:ascii="Consolas"/>
                                <w:color w:val="999999"/>
                                <w:sz w:val="23"/>
                              </w:rPr>
                              <w:t xml:space="preserve">} </w:t>
                            </w:r>
                            <w:r>
                              <w:rPr>
                                <w:rFonts w:ascii="Consolas"/>
                                <w:color w:val="0077AA"/>
                                <w:sz w:val="23"/>
                              </w:rPr>
                              <w:t xml:space="preserve">else if </w:t>
                            </w:r>
                            <w:r>
                              <w:rPr>
                                <w:rFonts w:ascii="Consolas"/>
                                <w:color w:val="999999"/>
                                <w:sz w:val="23"/>
                              </w:rPr>
                              <w:t>(</w:t>
                            </w:r>
                            <w:proofErr w:type="spellStart"/>
                            <w:proofErr w:type="gramStart"/>
                            <w:r>
                              <w:rPr>
                                <w:rFonts w:ascii="Consolas"/>
                                <w:sz w:val="23"/>
                              </w:rPr>
                              <w:t>header</w:t>
                            </w:r>
                            <w:r>
                              <w:rPr>
                                <w:rFonts w:ascii="Consolas"/>
                                <w:color w:val="999999"/>
                                <w:sz w:val="23"/>
                              </w:rPr>
                              <w:t>.</w:t>
                            </w:r>
                            <w:r>
                              <w:rPr>
                                <w:rFonts w:ascii="Consolas"/>
                                <w:color w:val="DD4968"/>
                                <w:sz w:val="23"/>
                              </w:rPr>
                              <w:t>indexOf</w:t>
                            </w:r>
                            <w:proofErr w:type="spellEnd"/>
                            <w:proofErr w:type="gramEnd"/>
                            <w:r>
                              <w:rPr>
                                <w:rFonts w:ascii="Consolas"/>
                                <w:color w:val="999999"/>
                                <w:sz w:val="23"/>
                              </w:rPr>
                              <w:t>(</w:t>
                            </w:r>
                            <w:r>
                              <w:rPr>
                                <w:rFonts w:ascii="Consolas"/>
                                <w:color w:val="669900"/>
                                <w:sz w:val="23"/>
                              </w:rPr>
                              <w:t>"GET /26/off"</w:t>
                            </w:r>
                            <w:r>
                              <w:rPr>
                                <w:rFonts w:ascii="Consolas"/>
                                <w:color w:val="999999"/>
                                <w:sz w:val="23"/>
                              </w:rPr>
                              <w:t xml:space="preserve">) </w:t>
                            </w:r>
                            <w:r>
                              <w:rPr>
                                <w:rFonts w:ascii="Consolas"/>
                                <w:color w:val="9A6D39"/>
                                <w:sz w:val="23"/>
                              </w:rPr>
                              <w:t xml:space="preserve">&gt;= </w:t>
                            </w:r>
                            <w:r>
                              <w:rPr>
                                <w:rFonts w:ascii="Consolas"/>
                                <w:color w:val="990054"/>
                                <w:sz w:val="23"/>
                              </w:rPr>
                              <w:t>0</w:t>
                            </w:r>
                            <w:r>
                              <w:rPr>
                                <w:rFonts w:ascii="Consolas"/>
                                <w:color w:val="999999"/>
                                <w:sz w:val="23"/>
                              </w:rPr>
                              <w:t>) {</w:t>
                            </w:r>
                            <w:r>
                              <w:rPr>
                                <w:rFonts w:ascii="Consolas"/>
                                <w:color w:val="999999"/>
                                <w:spacing w:val="-124"/>
                                <w:sz w:val="23"/>
                              </w:rPr>
                              <w:t xml:space="preserve"> </w:t>
                            </w:r>
                            <w:proofErr w:type="spellStart"/>
                            <w:r>
                              <w:rPr>
                                <w:rFonts w:ascii="Consolas"/>
                                <w:sz w:val="23"/>
                              </w:rPr>
                              <w:t>Serial</w:t>
                            </w:r>
                            <w:r>
                              <w:rPr>
                                <w:rFonts w:ascii="Consolas"/>
                                <w:color w:val="999999"/>
                                <w:sz w:val="23"/>
                              </w:rPr>
                              <w:t>.</w:t>
                            </w:r>
                            <w:r>
                              <w:rPr>
                                <w:rFonts w:ascii="Consolas"/>
                                <w:color w:val="DD4968"/>
                                <w:sz w:val="23"/>
                              </w:rPr>
                              <w:t>println</w:t>
                            </w:r>
                            <w:proofErr w:type="spellEnd"/>
                            <w:r>
                              <w:rPr>
                                <w:rFonts w:ascii="Consolas"/>
                                <w:color w:val="999999"/>
                                <w:sz w:val="23"/>
                              </w:rPr>
                              <w:t>(</w:t>
                            </w:r>
                            <w:r>
                              <w:rPr>
                                <w:rFonts w:ascii="Consolas"/>
                                <w:color w:val="669900"/>
                                <w:sz w:val="23"/>
                              </w:rPr>
                              <w:t>"GPIO</w:t>
                            </w:r>
                            <w:r>
                              <w:rPr>
                                <w:rFonts w:ascii="Consolas"/>
                                <w:color w:val="669900"/>
                                <w:spacing w:val="-2"/>
                                <w:sz w:val="23"/>
                              </w:rPr>
                              <w:t xml:space="preserve"> </w:t>
                            </w:r>
                            <w:r>
                              <w:rPr>
                                <w:rFonts w:ascii="Consolas"/>
                                <w:color w:val="669900"/>
                                <w:sz w:val="23"/>
                              </w:rPr>
                              <w:t>26</w:t>
                            </w:r>
                            <w:r>
                              <w:rPr>
                                <w:rFonts w:ascii="Consolas"/>
                                <w:color w:val="669900"/>
                                <w:spacing w:val="-3"/>
                                <w:sz w:val="23"/>
                              </w:rPr>
                              <w:t xml:space="preserve"> </w:t>
                            </w:r>
                            <w:r>
                              <w:rPr>
                                <w:rFonts w:ascii="Consolas"/>
                                <w:color w:val="669900"/>
                                <w:sz w:val="23"/>
                              </w:rPr>
                              <w:t>off"</w:t>
                            </w:r>
                            <w:r>
                              <w:rPr>
                                <w:rFonts w:ascii="Consolas"/>
                                <w:color w:val="999999"/>
                                <w:sz w:val="23"/>
                              </w:rPr>
                              <w:t>);</w:t>
                            </w:r>
                          </w:p>
                          <w:p w:rsidR="00660AD9" w:rsidRDefault="00660AD9">
                            <w:pPr>
                              <w:spacing w:before="1"/>
                              <w:ind w:left="1169" w:right="5633"/>
                              <w:rPr>
                                <w:rFonts w:ascii="Consolas"/>
                                <w:sz w:val="23"/>
                              </w:rPr>
                            </w:pPr>
                            <w:r>
                              <w:rPr>
                                <w:rFonts w:ascii="Consolas"/>
                                <w:sz w:val="23"/>
                              </w:rPr>
                              <w:t xml:space="preserve">output26State </w:t>
                            </w:r>
                            <w:r>
                              <w:rPr>
                                <w:rFonts w:ascii="Consolas"/>
                                <w:color w:val="9A6D39"/>
                                <w:sz w:val="23"/>
                              </w:rPr>
                              <w:t xml:space="preserve">= </w:t>
                            </w:r>
                            <w:r>
                              <w:rPr>
                                <w:rFonts w:ascii="Consolas"/>
                                <w:color w:val="669900"/>
                                <w:sz w:val="23"/>
                              </w:rPr>
                              <w:t>"off"</w:t>
                            </w:r>
                            <w:r>
                              <w:rPr>
                                <w:rFonts w:ascii="Consolas"/>
                                <w:color w:val="999999"/>
                                <w:sz w:val="23"/>
                              </w:rPr>
                              <w:t>;</w:t>
                            </w:r>
                            <w:r>
                              <w:rPr>
                                <w:rFonts w:ascii="Consolas"/>
                                <w:color w:val="999999"/>
                                <w:spacing w:val="1"/>
                                <w:sz w:val="23"/>
                              </w:rPr>
                              <w:t xml:space="preserve"> </w:t>
                            </w:r>
                            <w:proofErr w:type="spellStart"/>
                            <w:proofErr w:type="gramStart"/>
                            <w:r>
                              <w:rPr>
                                <w:rFonts w:ascii="Consolas"/>
                                <w:color w:val="DD4968"/>
                                <w:sz w:val="23"/>
                              </w:rPr>
                              <w:t>digitalWrite</w:t>
                            </w:r>
                            <w:proofErr w:type="spellEnd"/>
                            <w:r>
                              <w:rPr>
                                <w:rFonts w:ascii="Consolas"/>
                                <w:color w:val="999999"/>
                                <w:sz w:val="23"/>
                              </w:rPr>
                              <w:t>(</w:t>
                            </w:r>
                            <w:proofErr w:type="gramEnd"/>
                            <w:r>
                              <w:rPr>
                                <w:rFonts w:ascii="Consolas"/>
                                <w:sz w:val="23"/>
                              </w:rPr>
                              <w:t>output26</w:t>
                            </w:r>
                            <w:r>
                              <w:rPr>
                                <w:rFonts w:ascii="Consolas"/>
                                <w:color w:val="999999"/>
                                <w:sz w:val="23"/>
                              </w:rPr>
                              <w:t>,</w:t>
                            </w:r>
                            <w:r>
                              <w:rPr>
                                <w:rFonts w:ascii="Consolas"/>
                                <w:color w:val="999999"/>
                                <w:spacing w:val="-11"/>
                                <w:sz w:val="23"/>
                              </w:rPr>
                              <w:t xml:space="preserve"> </w:t>
                            </w:r>
                            <w:r>
                              <w:rPr>
                                <w:rFonts w:ascii="Consolas"/>
                                <w:sz w:val="23"/>
                              </w:rPr>
                              <w:t>LOW</w:t>
                            </w:r>
                            <w:r>
                              <w:rPr>
                                <w:rFonts w:ascii="Consolas"/>
                                <w:color w:val="999999"/>
                                <w:sz w:val="23"/>
                              </w:rPr>
                              <w:t>);</w:t>
                            </w:r>
                          </w:p>
                          <w:p w:rsidR="00660AD9" w:rsidRDefault="00660AD9">
                            <w:pPr>
                              <w:ind w:left="1169" w:right="3471" w:hanging="252"/>
                              <w:rPr>
                                <w:rFonts w:ascii="Consolas"/>
                                <w:sz w:val="23"/>
                              </w:rPr>
                            </w:pPr>
                            <w:r>
                              <w:rPr>
                                <w:rFonts w:ascii="Consolas"/>
                                <w:color w:val="999999"/>
                                <w:sz w:val="23"/>
                              </w:rPr>
                              <w:t xml:space="preserve">} </w:t>
                            </w:r>
                            <w:r>
                              <w:rPr>
                                <w:rFonts w:ascii="Consolas"/>
                                <w:color w:val="0077AA"/>
                                <w:sz w:val="23"/>
                              </w:rPr>
                              <w:t xml:space="preserve">else if </w:t>
                            </w:r>
                            <w:r>
                              <w:rPr>
                                <w:rFonts w:ascii="Consolas"/>
                                <w:color w:val="999999"/>
                                <w:sz w:val="23"/>
                              </w:rPr>
                              <w:t>(</w:t>
                            </w:r>
                            <w:proofErr w:type="spellStart"/>
                            <w:proofErr w:type="gramStart"/>
                            <w:r>
                              <w:rPr>
                                <w:rFonts w:ascii="Consolas"/>
                                <w:sz w:val="23"/>
                              </w:rPr>
                              <w:t>header</w:t>
                            </w:r>
                            <w:r>
                              <w:rPr>
                                <w:rFonts w:ascii="Consolas"/>
                                <w:color w:val="999999"/>
                                <w:sz w:val="23"/>
                              </w:rPr>
                              <w:t>.</w:t>
                            </w:r>
                            <w:r>
                              <w:rPr>
                                <w:rFonts w:ascii="Consolas"/>
                                <w:color w:val="DD4968"/>
                                <w:sz w:val="23"/>
                              </w:rPr>
                              <w:t>indexOf</w:t>
                            </w:r>
                            <w:proofErr w:type="spellEnd"/>
                            <w:proofErr w:type="gramEnd"/>
                            <w:r>
                              <w:rPr>
                                <w:rFonts w:ascii="Consolas"/>
                                <w:color w:val="999999"/>
                                <w:sz w:val="23"/>
                              </w:rPr>
                              <w:t>(</w:t>
                            </w:r>
                            <w:r>
                              <w:rPr>
                                <w:rFonts w:ascii="Consolas"/>
                                <w:color w:val="669900"/>
                                <w:sz w:val="23"/>
                              </w:rPr>
                              <w:t>"GET /27/on"</w:t>
                            </w:r>
                            <w:r>
                              <w:rPr>
                                <w:rFonts w:ascii="Consolas"/>
                                <w:color w:val="999999"/>
                                <w:sz w:val="23"/>
                              </w:rPr>
                              <w:t xml:space="preserve">) </w:t>
                            </w:r>
                            <w:r>
                              <w:rPr>
                                <w:rFonts w:ascii="Consolas"/>
                                <w:color w:val="9A6D39"/>
                                <w:sz w:val="23"/>
                              </w:rPr>
                              <w:t xml:space="preserve">&gt;= </w:t>
                            </w:r>
                            <w:r>
                              <w:rPr>
                                <w:rFonts w:ascii="Consolas"/>
                                <w:color w:val="990054"/>
                                <w:sz w:val="23"/>
                              </w:rPr>
                              <w:t>0</w:t>
                            </w:r>
                            <w:r>
                              <w:rPr>
                                <w:rFonts w:ascii="Consolas"/>
                                <w:color w:val="999999"/>
                                <w:sz w:val="23"/>
                              </w:rPr>
                              <w:t>) {</w:t>
                            </w:r>
                            <w:r>
                              <w:rPr>
                                <w:rFonts w:ascii="Consolas"/>
                                <w:color w:val="999999"/>
                                <w:spacing w:val="-125"/>
                                <w:sz w:val="23"/>
                              </w:rPr>
                              <w:t xml:space="preserve"> </w:t>
                            </w:r>
                            <w:proofErr w:type="spellStart"/>
                            <w:r>
                              <w:rPr>
                                <w:rFonts w:ascii="Consolas"/>
                                <w:sz w:val="23"/>
                              </w:rPr>
                              <w:t>Serial</w:t>
                            </w:r>
                            <w:r>
                              <w:rPr>
                                <w:rFonts w:ascii="Consolas"/>
                                <w:color w:val="999999"/>
                                <w:sz w:val="23"/>
                              </w:rPr>
                              <w:t>.</w:t>
                            </w:r>
                            <w:r>
                              <w:rPr>
                                <w:rFonts w:ascii="Consolas"/>
                                <w:color w:val="DD4968"/>
                                <w:sz w:val="23"/>
                              </w:rPr>
                              <w:t>println</w:t>
                            </w:r>
                            <w:proofErr w:type="spellEnd"/>
                            <w:r>
                              <w:rPr>
                                <w:rFonts w:ascii="Consolas"/>
                                <w:color w:val="999999"/>
                                <w:sz w:val="23"/>
                              </w:rPr>
                              <w:t>(</w:t>
                            </w:r>
                            <w:r>
                              <w:rPr>
                                <w:rFonts w:ascii="Consolas"/>
                                <w:color w:val="669900"/>
                                <w:sz w:val="23"/>
                              </w:rPr>
                              <w:t>"GPIO</w:t>
                            </w:r>
                            <w:r>
                              <w:rPr>
                                <w:rFonts w:ascii="Consolas"/>
                                <w:color w:val="669900"/>
                                <w:spacing w:val="-2"/>
                                <w:sz w:val="23"/>
                              </w:rPr>
                              <w:t xml:space="preserve"> </w:t>
                            </w:r>
                            <w:r>
                              <w:rPr>
                                <w:rFonts w:ascii="Consolas"/>
                                <w:color w:val="669900"/>
                                <w:sz w:val="23"/>
                              </w:rPr>
                              <w:t>27</w:t>
                            </w:r>
                            <w:r>
                              <w:rPr>
                                <w:rFonts w:ascii="Consolas"/>
                                <w:color w:val="669900"/>
                                <w:spacing w:val="-2"/>
                                <w:sz w:val="23"/>
                              </w:rPr>
                              <w:t xml:space="preserve"> </w:t>
                            </w:r>
                            <w:r>
                              <w:rPr>
                                <w:rFonts w:ascii="Consolas"/>
                                <w:color w:val="669900"/>
                                <w:sz w:val="23"/>
                              </w:rPr>
                              <w:t>on"</w:t>
                            </w:r>
                            <w:r>
                              <w:rPr>
                                <w:rFonts w:ascii="Consolas"/>
                                <w:color w:val="999999"/>
                                <w:sz w:val="23"/>
                              </w:rPr>
                              <w:t>);</w:t>
                            </w:r>
                          </w:p>
                          <w:p w:rsidR="00660AD9" w:rsidRDefault="00660AD9">
                            <w:pPr>
                              <w:spacing w:before="1"/>
                              <w:ind w:left="1169" w:right="5505"/>
                              <w:rPr>
                                <w:rFonts w:ascii="Consolas"/>
                                <w:sz w:val="23"/>
                              </w:rPr>
                            </w:pPr>
                            <w:r>
                              <w:rPr>
                                <w:rFonts w:ascii="Consolas"/>
                                <w:sz w:val="23"/>
                              </w:rPr>
                              <w:t xml:space="preserve">output27State </w:t>
                            </w:r>
                            <w:r>
                              <w:rPr>
                                <w:rFonts w:ascii="Consolas"/>
                                <w:color w:val="9A6D39"/>
                                <w:sz w:val="23"/>
                              </w:rPr>
                              <w:t xml:space="preserve">= </w:t>
                            </w:r>
                            <w:r>
                              <w:rPr>
                                <w:rFonts w:ascii="Consolas"/>
                                <w:color w:val="669900"/>
                                <w:sz w:val="23"/>
                              </w:rPr>
                              <w:t>"on"</w:t>
                            </w:r>
                            <w:r>
                              <w:rPr>
                                <w:rFonts w:ascii="Consolas"/>
                                <w:color w:val="999999"/>
                                <w:sz w:val="23"/>
                              </w:rPr>
                              <w:t>;</w:t>
                            </w:r>
                            <w:r>
                              <w:rPr>
                                <w:rFonts w:ascii="Consolas"/>
                                <w:color w:val="999999"/>
                                <w:spacing w:val="1"/>
                                <w:sz w:val="23"/>
                              </w:rPr>
                              <w:t xml:space="preserve"> </w:t>
                            </w:r>
                            <w:proofErr w:type="spellStart"/>
                            <w:proofErr w:type="gramStart"/>
                            <w:r>
                              <w:rPr>
                                <w:rFonts w:ascii="Consolas"/>
                                <w:color w:val="DD4968"/>
                                <w:sz w:val="23"/>
                              </w:rPr>
                              <w:t>digitalWrite</w:t>
                            </w:r>
                            <w:proofErr w:type="spellEnd"/>
                            <w:r>
                              <w:rPr>
                                <w:rFonts w:ascii="Consolas"/>
                                <w:color w:val="999999"/>
                                <w:sz w:val="23"/>
                              </w:rPr>
                              <w:t>(</w:t>
                            </w:r>
                            <w:proofErr w:type="gramEnd"/>
                            <w:r>
                              <w:rPr>
                                <w:rFonts w:ascii="Consolas"/>
                                <w:sz w:val="23"/>
                              </w:rPr>
                              <w:t>output27</w:t>
                            </w:r>
                            <w:r>
                              <w:rPr>
                                <w:rFonts w:ascii="Consolas"/>
                                <w:color w:val="999999"/>
                                <w:sz w:val="23"/>
                              </w:rPr>
                              <w:t>,</w:t>
                            </w:r>
                            <w:r>
                              <w:rPr>
                                <w:rFonts w:ascii="Consolas"/>
                                <w:color w:val="999999"/>
                                <w:spacing w:val="-10"/>
                                <w:sz w:val="23"/>
                              </w:rPr>
                              <w:t xml:space="preserve"> </w:t>
                            </w:r>
                            <w:r>
                              <w:rPr>
                                <w:rFonts w:ascii="Consolas"/>
                                <w:sz w:val="23"/>
                              </w:rPr>
                              <w:t>HIGH</w:t>
                            </w:r>
                            <w:r>
                              <w:rPr>
                                <w:rFonts w:ascii="Consolas"/>
                                <w:color w:val="999999"/>
                                <w:sz w:val="23"/>
                              </w:rPr>
                              <w:t>);</w:t>
                            </w:r>
                          </w:p>
                          <w:p w:rsidR="00660AD9" w:rsidRDefault="00660AD9">
                            <w:pPr>
                              <w:ind w:left="1169" w:right="3345" w:hanging="252"/>
                              <w:rPr>
                                <w:rFonts w:ascii="Consolas"/>
                                <w:sz w:val="23"/>
                              </w:rPr>
                            </w:pPr>
                            <w:r>
                              <w:rPr>
                                <w:rFonts w:ascii="Consolas"/>
                                <w:color w:val="999999"/>
                                <w:sz w:val="23"/>
                              </w:rPr>
                              <w:t xml:space="preserve">} </w:t>
                            </w:r>
                            <w:r>
                              <w:rPr>
                                <w:rFonts w:ascii="Consolas"/>
                                <w:color w:val="0077AA"/>
                                <w:sz w:val="23"/>
                              </w:rPr>
                              <w:t xml:space="preserve">else if </w:t>
                            </w:r>
                            <w:r>
                              <w:rPr>
                                <w:rFonts w:ascii="Consolas"/>
                                <w:color w:val="999999"/>
                                <w:sz w:val="23"/>
                              </w:rPr>
                              <w:t>(</w:t>
                            </w:r>
                            <w:proofErr w:type="spellStart"/>
                            <w:proofErr w:type="gramStart"/>
                            <w:r>
                              <w:rPr>
                                <w:rFonts w:ascii="Consolas"/>
                                <w:sz w:val="23"/>
                              </w:rPr>
                              <w:t>header</w:t>
                            </w:r>
                            <w:r>
                              <w:rPr>
                                <w:rFonts w:ascii="Consolas"/>
                                <w:color w:val="999999"/>
                                <w:sz w:val="23"/>
                              </w:rPr>
                              <w:t>.</w:t>
                            </w:r>
                            <w:r>
                              <w:rPr>
                                <w:rFonts w:ascii="Consolas"/>
                                <w:color w:val="DD4968"/>
                                <w:sz w:val="23"/>
                              </w:rPr>
                              <w:t>indexOf</w:t>
                            </w:r>
                            <w:proofErr w:type="spellEnd"/>
                            <w:proofErr w:type="gramEnd"/>
                            <w:r>
                              <w:rPr>
                                <w:rFonts w:ascii="Consolas"/>
                                <w:color w:val="999999"/>
                                <w:sz w:val="23"/>
                              </w:rPr>
                              <w:t>(</w:t>
                            </w:r>
                            <w:r>
                              <w:rPr>
                                <w:rFonts w:ascii="Consolas"/>
                                <w:color w:val="669900"/>
                                <w:sz w:val="23"/>
                              </w:rPr>
                              <w:t>"GET /27/off"</w:t>
                            </w:r>
                            <w:r>
                              <w:rPr>
                                <w:rFonts w:ascii="Consolas"/>
                                <w:color w:val="999999"/>
                                <w:sz w:val="23"/>
                              </w:rPr>
                              <w:t xml:space="preserve">) </w:t>
                            </w:r>
                            <w:r>
                              <w:rPr>
                                <w:rFonts w:ascii="Consolas"/>
                                <w:color w:val="9A6D39"/>
                                <w:sz w:val="23"/>
                              </w:rPr>
                              <w:t xml:space="preserve">&gt;= </w:t>
                            </w:r>
                            <w:r>
                              <w:rPr>
                                <w:rFonts w:ascii="Consolas"/>
                                <w:color w:val="990054"/>
                                <w:sz w:val="23"/>
                              </w:rPr>
                              <w:t>0</w:t>
                            </w:r>
                            <w:r>
                              <w:rPr>
                                <w:rFonts w:ascii="Consolas"/>
                                <w:color w:val="999999"/>
                                <w:sz w:val="23"/>
                              </w:rPr>
                              <w:t>) {</w:t>
                            </w:r>
                            <w:r>
                              <w:rPr>
                                <w:rFonts w:ascii="Consolas"/>
                                <w:color w:val="999999"/>
                                <w:spacing w:val="-124"/>
                                <w:sz w:val="23"/>
                              </w:rPr>
                              <w:t xml:space="preserve"> </w:t>
                            </w:r>
                            <w:proofErr w:type="spellStart"/>
                            <w:r>
                              <w:rPr>
                                <w:rFonts w:ascii="Consolas"/>
                                <w:sz w:val="23"/>
                              </w:rPr>
                              <w:t>Serial</w:t>
                            </w:r>
                            <w:r>
                              <w:rPr>
                                <w:rFonts w:ascii="Consolas"/>
                                <w:color w:val="999999"/>
                                <w:sz w:val="23"/>
                              </w:rPr>
                              <w:t>.</w:t>
                            </w:r>
                            <w:r>
                              <w:rPr>
                                <w:rFonts w:ascii="Consolas"/>
                                <w:color w:val="DD4968"/>
                                <w:sz w:val="23"/>
                              </w:rPr>
                              <w:t>println</w:t>
                            </w:r>
                            <w:proofErr w:type="spellEnd"/>
                            <w:r>
                              <w:rPr>
                                <w:rFonts w:ascii="Consolas"/>
                                <w:color w:val="999999"/>
                                <w:sz w:val="23"/>
                              </w:rPr>
                              <w:t>(</w:t>
                            </w:r>
                            <w:r>
                              <w:rPr>
                                <w:rFonts w:ascii="Consolas"/>
                                <w:color w:val="669900"/>
                                <w:sz w:val="23"/>
                              </w:rPr>
                              <w:t>"GPIO</w:t>
                            </w:r>
                            <w:r>
                              <w:rPr>
                                <w:rFonts w:ascii="Consolas"/>
                                <w:color w:val="669900"/>
                                <w:spacing w:val="-2"/>
                                <w:sz w:val="23"/>
                              </w:rPr>
                              <w:t xml:space="preserve"> </w:t>
                            </w:r>
                            <w:r>
                              <w:rPr>
                                <w:rFonts w:ascii="Consolas"/>
                                <w:color w:val="669900"/>
                                <w:sz w:val="23"/>
                              </w:rPr>
                              <w:t>27</w:t>
                            </w:r>
                            <w:r>
                              <w:rPr>
                                <w:rFonts w:ascii="Consolas"/>
                                <w:color w:val="669900"/>
                                <w:spacing w:val="-3"/>
                                <w:sz w:val="23"/>
                              </w:rPr>
                              <w:t xml:space="preserve"> </w:t>
                            </w:r>
                            <w:r>
                              <w:rPr>
                                <w:rFonts w:ascii="Consolas"/>
                                <w:color w:val="669900"/>
                                <w:sz w:val="23"/>
                              </w:rPr>
                              <w:t>off"</w:t>
                            </w:r>
                            <w:r>
                              <w:rPr>
                                <w:rFonts w:ascii="Consolas"/>
                                <w:color w:val="999999"/>
                                <w:sz w:val="23"/>
                              </w:rPr>
                              <w:t>);</w:t>
                            </w:r>
                          </w:p>
                          <w:p w:rsidR="00660AD9" w:rsidRDefault="00660AD9">
                            <w:pPr>
                              <w:ind w:left="1169" w:right="5633"/>
                              <w:rPr>
                                <w:rFonts w:ascii="Consolas"/>
                                <w:sz w:val="23"/>
                              </w:rPr>
                            </w:pPr>
                            <w:r>
                              <w:rPr>
                                <w:rFonts w:ascii="Consolas"/>
                                <w:sz w:val="23"/>
                              </w:rPr>
                              <w:t xml:space="preserve">output27State </w:t>
                            </w:r>
                            <w:r>
                              <w:rPr>
                                <w:rFonts w:ascii="Consolas"/>
                                <w:color w:val="9A6D39"/>
                                <w:sz w:val="23"/>
                              </w:rPr>
                              <w:t xml:space="preserve">= </w:t>
                            </w:r>
                            <w:r>
                              <w:rPr>
                                <w:rFonts w:ascii="Consolas"/>
                                <w:color w:val="669900"/>
                                <w:sz w:val="23"/>
                              </w:rPr>
                              <w:t>"off"</w:t>
                            </w:r>
                            <w:r>
                              <w:rPr>
                                <w:rFonts w:ascii="Consolas"/>
                                <w:color w:val="999999"/>
                                <w:sz w:val="23"/>
                              </w:rPr>
                              <w:t>;</w:t>
                            </w:r>
                            <w:r>
                              <w:rPr>
                                <w:rFonts w:ascii="Consolas"/>
                                <w:color w:val="999999"/>
                                <w:spacing w:val="1"/>
                                <w:sz w:val="23"/>
                              </w:rPr>
                              <w:t xml:space="preserve"> </w:t>
                            </w:r>
                            <w:proofErr w:type="spellStart"/>
                            <w:proofErr w:type="gramStart"/>
                            <w:r>
                              <w:rPr>
                                <w:rFonts w:ascii="Consolas"/>
                                <w:color w:val="DD4968"/>
                                <w:sz w:val="23"/>
                              </w:rPr>
                              <w:t>digitalWrite</w:t>
                            </w:r>
                            <w:proofErr w:type="spellEnd"/>
                            <w:r>
                              <w:rPr>
                                <w:rFonts w:ascii="Consolas"/>
                                <w:color w:val="999999"/>
                                <w:sz w:val="23"/>
                              </w:rPr>
                              <w:t>(</w:t>
                            </w:r>
                            <w:proofErr w:type="gramEnd"/>
                            <w:r>
                              <w:rPr>
                                <w:rFonts w:ascii="Consolas"/>
                                <w:sz w:val="23"/>
                              </w:rPr>
                              <w:t>output27</w:t>
                            </w:r>
                            <w:r>
                              <w:rPr>
                                <w:rFonts w:ascii="Consolas"/>
                                <w:color w:val="999999"/>
                                <w:sz w:val="23"/>
                              </w:rPr>
                              <w:t>,</w:t>
                            </w:r>
                            <w:r>
                              <w:rPr>
                                <w:rFonts w:ascii="Consolas"/>
                                <w:color w:val="999999"/>
                                <w:spacing w:val="-11"/>
                                <w:sz w:val="23"/>
                              </w:rPr>
                              <w:t xml:space="preserve"> </w:t>
                            </w:r>
                            <w:r>
                              <w:rPr>
                                <w:rFonts w:ascii="Consolas"/>
                                <w:sz w:val="23"/>
                              </w:rPr>
                              <w:t>LOW</w:t>
                            </w:r>
                            <w:r>
                              <w:rPr>
                                <w:rFonts w:ascii="Consolas"/>
                                <w:color w:val="999999"/>
                                <w:sz w:val="23"/>
                              </w:rPr>
                              <w:t>);</w:t>
                            </w:r>
                          </w:p>
                          <w:p w:rsidR="00660AD9" w:rsidRDefault="00660AD9">
                            <w:pPr>
                              <w:ind w:left="917"/>
                              <w:rPr>
                                <w:rFonts w:ascii="Consolas"/>
                                <w:sz w:val="23"/>
                              </w:rPr>
                            </w:pPr>
                            <w:r>
                              <w:rPr>
                                <w:rFonts w:ascii="Consolas"/>
                                <w:color w:val="999999"/>
                                <w:sz w:val="23"/>
                              </w:rPr>
                              <w:t>}</w:t>
                            </w:r>
                          </w:p>
                        </w:txbxContent>
                      </wps:txbx>
                      <wps:bodyPr rot="0" vert="horz" wrap="square" lIns="0" tIns="0" rIns="0" bIns="0" anchor="t" anchorCtr="0" upright="1">
                        <a:noAutofit/>
                      </wps:bodyPr>
                    </wps:wsp>
                  </a:graphicData>
                </a:graphic>
              </wp:inline>
            </w:drawing>
          </mc:Choice>
          <mc:Fallback>
            <w:pict>
              <v:shape id="Text Box 146" o:spid="_x0000_s1038" type="#_x0000_t202" style="width:517.6pt;height:24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" fillcolor="#f5f1ef" stroked="f">
                <v:textbox inset="0,0,0,0">
                  <w:txbxContent>
                    <w:p w:rsidR="00660AD9" w:rsidRDefault="00660AD9">
                      <w:pPr>
                        <w:spacing w:line="269" w:lineRule="exact"/>
                        <w:ind w:left="917"/>
                        <w:rPr>
                          <w:rFonts w:ascii="Consolas"/>
                          <w:sz w:val="23"/>
                        </w:rPr>
                      </w:pPr>
                      <w:r>
                        <w:rPr>
                          <w:rFonts w:ascii="Consolas"/>
                          <w:color w:val="6F8090"/>
                          <w:sz w:val="23"/>
                        </w:rPr>
                        <w:t>//</w:t>
                      </w:r>
                      <w:r>
                        <w:rPr>
                          <w:rFonts w:ascii="Consolas"/>
                          <w:color w:val="6F8090"/>
                          <w:spacing w:val="-1"/>
                          <w:sz w:val="23"/>
                        </w:rPr>
                        <w:t xml:space="preserve"> </w:t>
                      </w:r>
                      <w:r>
                        <w:rPr>
                          <w:rFonts w:ascii="Consolas"/>
                          <w:color w:val="6F8090"/>
                          <w:sz w:val="23"/>
                        </w:rPr>
                        <w:t>turns the</w:t>
                      </w:r>
                      <w:r>
                        <w:rPr>
                          <w:rFonts w:ascii="Consolas"/>
                          <w:color w:val="6F8090"/>
                          <w:spacing w:val="-2"/>
                          <w:sz w:val="23"/>
                        </w:rPr>
                        <w:t xml:space="preserve"> </w:t>
                      </w:r>
                      <w:r>
                        <w:rPr>
                          <w:rFonts w:ascii="Consolas"/>
                          <w:color w:val="6F8090"/>
                          <w:sz w:val="23"/>
                        </w:rPr>
                        <w:t>GPIOs</w:t>
                      </w:r>
                      <w:r>
                        <w:rPr>
                          <w:rFonts w:ascii="Consolas"/>
                          <w:color w:val="6F8090"/>
                          <w:spacing w:val="1"/>
                          <w:sz w:val="23"/>
                        </w:rPr>
                        <w:t xml:space="preserve"> </w:t>
                      </w:r>
                      <w:r>
                        <w:rPr>
                          <w:rFonts w:ascii="Consolas"/>
                          <w:color w:val="6F8090"/>
                          <w:sz w:val="23"/>
                        </w:rPr>
                        <w:t>on and</w:t>
                      </w:r>
                      <w:r>
                        <w:rPr>
                          <w:rFonts w:ascii="Consolas"/>
                          <w:color w:val="6F8090"/>
                          <w:spacing w:val="-2"/>
                          <w:sz w:val="23"/>
                        </w:rPr>
                        <w:t xml:space="preserve"> </w:t>
                      </w:r>
                      <w:r>
                        <w:rPr>
                          <w:rFonts w:ascii="Consolas"/>
                          <w:color w:val="6F8090"/>
                          <w:sz w:val="23"/>
                        </w:rPr>
                        <w:t>off</w:t>
                      </w:r>
                    </w:p>
                    <w:p w:rsidR="00660AD9" w:rsidRDefault="00660AD9">
                      <w:pPr>
                        <w:ind w:left="1169" w:right="4356" w:hanging="252"/>
                        <w:rPr>
                          <w:rFonts w:ascii="Consolas"/>
                          <w:sz w:val="23"/>
                        </w:rPr>
                      </w:pPr>
                      <w:r>
                        <w:rPr>
                          <w:rFonts w:ascii="Consolas"/>
                          <w:color w:val="0077AA"/>
                          <w:sz w:val="23"/>
                        </w:rPr>
                        <w:t xml:space="preserve">if </w:t>
                      </w:r>
                      <w:r>
                        <w:rPr>
                          <w:rFonts w:ascii="Consolas"/>
                          <w:color w:val="999999"/>
                          <w:sz w:val="23"/>
                        </w:rPr>
                        <w:t>(</w:t>
                      </w:r>
                      <w:proofErr w:type="spellStart"/>
                      <w:proofErr w:type="gramStart"/>
                      <w:r>
                        <w:rPr>
                          <w:rFonts w:ascii="Consolas"/>
                          <w:sz w:val="23"/>
                        </w:rPr>
                        <w:t>header</w:t>
                      </w:r>
                      <w:r>
                        <w:rPr>
                          <w:rFonts w:ascii="Consolas"/>
                          <w:color w:val="999999"/>
                          <w:sz w:val="23"/>
                        </w:rPr>
                        <w:t>.</w:t>
                      </w:r>
                      <w:r>
                        <w:rPr>
                          <w:rFonts w:ascii="Consolas"/>
                          <w:color w:val="DD4968"/>
                          <w:sz w:val="23"/>
                        </w:rPr>
                        <w:t>indexOf</w:t>
                      </w:r>
                      <w:proofErr w:type="spellEnd"/>
                      <w:proofErr w:type="gramEnd"/>
                      <w:r>
                        <w:rPr>
                          <w:rFonts w:ascii="Consolas"/>
                          <w:color w:val="999999"/>
                          <w:sz w:val="23"/>
                        </w:rPr>
                        <w:t>(</w:t>
                      </w:r>
                      <w:r>
                        <w:rPr>
                          <w:rFonts w:ascii="Consolas"/>
                          <w:color w:val="669900"/>
                          <w:sz w:val="23"/>
                        </w:rPr>
                        <w:t>"GET /26/on"</w:t>
                      </w:r>
                      <w:r>
                        <w:rPr>
                          <w:rFonts w:ascii="Consolas"/>
                          <w:color w:val="999999"/>
                          <w:sz w:val="23"/>
                        </w:rPr>
                        <w:t xml:space="preserve">) </w:t>
                      </w:r>
                      <w:r>
                        <w:rPr>
                          <w:rFonts w:ascii="Consolas"/>
                          <w:color w:val="9A6D39"/>
                          <w:sz w:val="23"/>
                        </w:rPr>
                        <w:t xml:space="preserve">&gt;= </w:t>
                      </w:r>
                      <w:r>
                        <w:rPr>
                          <w:rFonts w:ascii="Consolas"/>
                          <w:color w:val="990054"/>
                          <w:sz w:val="23"/>
                        </w:rPr>
                        <w:t>0</w:t>
                      </w:r>
                      <w:r>
                        <w:rPr>
                          <w:rFonts w:ascii="Consolas"/>
                          <w:color w:val="999999"/>
                          <w:sz w:val="23"/>
                        </w:rPr>
                        <w:t>) {</w:t>
                      </w:r>
                      <w:r>
                        <w:rPr>
                          <w:rFonts w:ascii="Consolas"/>
                          <w:color w:val="999999"/>
                          <w:spacing w:val="-125"/>
                          <w:sz w:val="23"/>
                        </w:rPr>
                        <w:t xml:space="preserve"> </w:t>
                      </w:r>
                      <w:proofErr w:type="spellStart"/>
                      <w:r>
                        <w:rPr>
                          <w:rFonts w:ascii="Consolas"/>
                          <w:sz w:val="23"/>
                        </w:rPr>
                        <w:t>Serial</w:t>
                      </w:r>
                      <w:r>
                        <w:rPr>
                          <w:rFonts w:ascii="Consolas"/>
                          <w:color w:val="999999"/>
                          <w:sz w:val="23"/>
                        </w:rPr>
                        <w:t>.</w:t>
                      </w:r>
                      <w:r>
                        <w:rPr>
                          <w:rFonts w:ascii="Consolas"/>
                          <w:color w:val="DD4968"/>
                          <w:sz w:val="23"/>
                        </w:rPr>
                        <w:t>println</w:t>
                      </w:r>
                      <w:proofErr w:type="spellEnd"/>
                      <w:r>
                        <w:rPr>
                          <w:rFonts w:ascii="Consolas"/>
                          <w:color w:val="999999"/>
                          <w:sz w:val="23"/>
                        </w:rPr>
                        <w:t>(</w:t>
                      </w:r>
                      <w:r>
                        <w:rPr>
                          <w:rFonts w:ascii="Consolas"/>
                          <w:color w:val="669900"/>
                          <w:sz w:val="23"/>
                        </w:rPr>
                        <w:t>"GPIO 26 on"</w:t>
                      </w:r>
                      <w:r>
                        <w:rPr>
                          <w:rFonts w:ascii="Consolas"/>
                          <w:color w:val="999999"/>
                          <w:sz w:val="23"/>
                        </w:rPr>
                        <w:t>);</w:t>
                      </w:r>
                      <w:r>
                        <w:rPr>
                          <w:rFonts w:ascii="Consolas"/>
                          <w:color w:val="999999"/>
                          <w:spacing w:val="1"/>
                          <w:sz w:val="23"/>
                        </w:rPr>
                        <w:t xml:space="preserve"> </w:t>
                      </w:r>
                      <w:r>
                        <w:rPr>
                          <w:rFonts w:ascii="Consolas"/>
                          <w:sz w:val="23"/>
                        </w:rPr>
                        <w:t xml:space="preserve">output26State </w:t>
                      </w:r>
                      <w:r>
                        <w:rPr>
                          <w:rFonts w:ascii="Consolas"/>
                          <w:color w:val="9A6D39"/>
                          <w:sz w:val="23"/>
                        </w:rPr>
                        <w:t xml:space="preserve">= </w:t>
                      </w:r>
                      <w:r>
                        <w:rPr>
                          <w:rFonts w:ascii="Consolas"/>
                          <w:color w:val="669900"/>
                          <w:sz w:val="23"/>
                        </w:rPr>
                        <w:t>"on"</w:t>
                      </w:r>
                      <w:r>
                        <w:rPr>
                          <w:rFonts w:ascii="Consolas"/>
                          <w:color w:val="999999"/>
                          <w:sz w:val="23"/>
                        </w:rPr>
                        <w:t>;</w:t>
                      </w:r>
                      <w:r>
                        <w:rPr>
                          <w:rFonts w:ascii="Consolas"/>
                          <w:color w:val="999999"/>
                          <w:spacing w:val="1"/>
                          <w:sz w:val="23"/>
                        </w:rPr>
                        <w:t xml:space="preserve"> </w:t>
                      </w:r>
                      <w:proofErr w:type="spellStart"/>
                      <w:r>
                        <w:rPr>
                          <w:rFonts w:ascii="Consolas"/>
                          <w:color w:val="DD4968"/>
                          <w:sz w:val="23"/>
                        </w:rPr>
                        <w:t>digitalWrite</w:t>
                      </w:r>
                      <w:proofErr w:type="spellEnd"/>
                      <w:r>
                        <w:rPr>
                          <w:rFonts w:ascii="Consolas"/>
                          <w:color w:val="999999"/>
                          <w:sz w:val="23"/>
                        </w:rPr>
                        <w:t>(</w:t>
                      </w:r>
                      <w:r>
                        <w:rPr>
                          <w:rFonts w:ascii="Consolas"/>
                          <w:sz w:val="23"/>
                        </w:rPr>
                        <w:t>output26</w:t>
                      </w:r>
                      <w:r>
                        <w:rPr>
                          <w:rFonts w:ascii="Consolas"/>
                          <w:color w:val="999999"/>
                          <w:sz w:val="23"/>
                        </w:rPr>
                        <w:t>,</w:t>
                      </w:r>
                      <w:r>
                        <w:rPr>
                          <w:rFonts w:ascii="Consolas"/>
                          <w:color w:val="999999"/>
                          <w:spacing w:val="-1"/>
                          <w:sz w:val="23"/>
                        </w:rPr>
                        <w:t xml:space="preserve"> </w:t>
                      </w:r>
                      <w:r>
                        <w:rPr>
                          <w:rFonts w:ascii="Consolas"/>
                          <w:sz w:val="23"/>
                        </w:rPr>
                        <w:t>HIGH</w:t>
                      </w:r>
                      <w:r>
                        <w:rPr>
                          <w:rFonts w:ascii="Consolas"/>
                          <w:color w:val="999999"/>
                          <w:sz w:val="23"/>
                        </w:rPr>
                        <w:t>);</w:t>
                      </w:r>
                    </w:p>
                    <w:p w:rsidR="00660AD9" w:rsidRDefault="00660AD9">
                      <w:pPr>
                        <w:ind w:left="1169" w:right="3345" w:hanging="252"/>
                        <w:rPr>
                          <w:rFonts w:ascii="Consolas"/>
                          <w:sz w:val="23"/>
                        </w:rPr>
                      </w:pPr>
                      <w:r>
                        <w:rPr>
                          <w:rFonts w:ascii="Consolas"/>
                          <w:color w:val="999999"/>
                          <w:sz w:val="23"/>
                        </w:rPr>
                        <w:t xml:space="preserve">} </w:t>
                      </w:r>
                      <w:r>
                        <w:rPr>
                          <w:rFonts w:ascii="Consolas"/>
                          <w:color w:val="0077AA"/>
                          <w:sz w:val="23"/>
                        </w:rPr>
                        <w:t xml:space="preserve">else if </w:t>
                      </w:r>
                      <w:r>
                        <w:rPr>
                          <w:rFonts w:ascii="Consolas"/>
                          <w:color w:val="999999"/>
                          <w:sz w:val="23"/>
                        </w:rPr>
                        <w:t>(</w:t>
                      </w:r>
                      <w:proofErr w:type="spellStart"/>
                      <w:proofErr w:type="gramStart"/>
                      <w:r>
                        <w:rPr>
                          <w:rFonts w:ascii="Consolas"/>
                          <w:sz w:val="23"/>
                        </w:rPr>
                        <w:t>header</w:t>
                      </w:r>
                      <w:r>
                        <w:rPr>
                          <w:rFonts w:ascii="Consolas"/>
                          <w:color w:val="999999"/>
                          <w:sz w:val="23"/>
                        </w:rPr>
                        <w:t>.</w:t>
                      </w:r>
                      <w:r>
                        <w:rPr>
                          <w:rFonts w:ascii="Consolas"/>
                          <w:color w:val="DD4968"/>
                          <w:sz w:val="23"/>
                        </w:rPr>
                        <w:t>indexOf</w:t>
                      </w:r>
                      <w:proofErr w:type="spellEnd"/>
                      <w:proofErr w:type="gramEnd"/>
                      <w:r>
                        <w:rPr>
                          <w:rFonts w:ascii="Consolas"/>
                          <w:color w:val="999999"/>
                          <w:sz w:val="23"/>
                        </w:rPr>
                        <w:t>(</w:t>
                      </w:r>
                      <w:r>
                        <w:rPr>
                          <w:rFonts w:ascii="Consolas"/>
                          <w:color w:val="669900"/>
                          <w:sz w:val="23"/>
                        </w:rPr>
                        <w:t>"GET /26/off"</w:t>
                      </w:r>
                      <w:r>
                        <w:rPr>
                          <w:rFonts w:ascii="Consolas"/>
                          <w:color w:val="999999"/>
                          <w:sz w:val="23"/>
                        </w:rPr>
                        <w:t xml:space="preserve">) </w:t>
                      </w:r>
                      <w:r>
                        <w:rPr>
                          <w:rFonts w:ascii="Consolas"/>
                          <w:color w:val="9A6D39"/>
                          <w:sz w:val="23"/>
                        </w:rPr>
                        <w:t xml:space="preserve">&gt;= </w:t>
                      </w:r>
                      <w:r>
                        <w:rPr>
                          <w:rFonts w:ascii="Consolas"/>
                          <w:color w:val="990054"/>
                          <w:sz w:val="23"/>
                        </w:rPr>
                        <w:t>0</w:t>
                      </w:r>
                      <w:r>
                        <w:rPr>
                          <w:rFonts w:ascii="Consolas"/>
                          <w:color w:val="999999"/>
                          <w:sz w:val="23"/>
                        </w:rPr>
                        <w:t>) {</w:t>
                      </w:r>
                      <w:r>
                        <w:rPr>
                          <w:rFonts w:ascii="Consolas"/>
                          <w:color w:val="999999"/>
                          <w:spacing w:val="-124"/>
                          <w:sz w:val="23"/>
                        </w:rPr>
                        <w:t xml:space="preserve"> </w:t>
                      </w:r>
                      <w:proofErr w:type="spellStart"/>
                      <w:r>
                        <w:rPr>
                          <w:rFonts w:ascii="Consolas"/>
                          <w:sz w:val="23"/>
                        </w:rPr>
                        <w:t>Serial</w:t>
                      </w:r>
                      <w:r>
                        <w:rPr>
                          <w:rFonts w:ascii="Consolas"/>
                          <w:color w:val="999999"/>
                          <w:sz w:val="23"/>
                        </w:rPr>
                        <w:t>.</w:t>
                      </w:r>
                      <w:r>
                        <w:rPr>
                          <w:rFonts w:ascii="Consolas"/>
                          <w:color w:val="DD4968"/>
                          <w:sz w:val="23"/>
                        </w:rPr>
                        <w:t>println</w:t>
                      </w:r>
                      <w:proofErr w:type="spellEnd"/>
                      <w:r>
                        <w:rPr>
                          <w:rFonts w:ascii="Consolas"/>
                          <w:color w:val="999999"/>
                          <w:sz w:val="23"/>
                        </w:rPr>
                        <w:t>(</w:t>
                      </w:r>
                      <w:r>
                        <w:rPr>
                          <w:rFonts w:ascii="Consolas"/>
                          <w:color w:val="669900"/>
                          <w:sz w:val="23"/>
                        </w:rPr>
                        <w:t>"GPIO</w:t>
                      </w:r>
                      <w:r>
                        <w:rPr>
                          <w:rFonts w:ascii="Consolas"/>
                          <w:color w:val="669900"/>
                          <w:spacing w:val="-2"/>
                          <w:sz w:val="23"/>
                        </w:rPr>
                        <w:t xml:space="preserve"> </w:t>
                      </w:r>
                      <w:r>
                        <w:rPr>
                          <w:rFonts w:ascii="Consolas"/>
                          <w:color w:val="669900"/>
                          <w:sz w:val="23"/>
                        </w:rPr>
                        <w:t>26</w:t>
                      </w:r>
                      <w:r>
                        <w:rPr>
                          <w:rFonts w:ascii="Consolas"/>
                          <w:color w:val="669900"/>
                          <w:spacing w:val="-3"/>
                          <w:sz w:val="23"/>
                        </w:rPr>
                        <w:t xml:space="preserve"> </w:t>
                      </w:r>
                      <w:r>
                        <w:rPr>
                          <w:rFonts w:ascii="Consolas"/>
                          <w:color w:val="669900"/>
                          <w:sz w:val="23"/>
                        </w:rPr>
                        <w:t>off"</w:t>
                      </w:r>
                      <w:r>
                        <w:rPr>
                          <w:rFonts w:ascii="Consolas"/>
                          <w:color w:val="999999"/>
                          <w:sz w:val="23"/>
                        </w:rPr>
                        <w:t>);</w:t>
                      </w:r>
                    </w:p>
                    <w:p w:rsidR="00660AD9" w:rsidRDefault="00660AD9">
                      <w:pPr>
                        <w:spacing w:before="1"/>
                        <w:ind w:left="1169" w:right="5633"/>
                        <w:rPr>
                          <w:rFonts w:ascii="Consolas"/>
                          <w:sz w:val="23"/>
                        </w:rPr>
                      </w:pPr>
                      <w:r>
                        <w:rPr>
                          <w:rFonts w:ascii="Consolas"/>
                          <w:sz w:val="23"/>
                        </w:rPr>
                        <w:t xml:space="preserve">output26State </w:t>
                      </w:r>
                      <w:r>
                        <w:rPr>
                          <w:rFonts w:ascii="Consolas"/>
                          <w:color w:val="9A6D39"/>
                          <w:sz w:val="23"/>
                        </w:rPr>
                        <w:t xml:space="preserve">= </w:t>
                      </w:r>
                      <w:r>
                        <w:rPr>
                          <w:rFonts w:ascii="Consolas"/>
                          <w:color w:val="669900"/>
                          <w:sz w:val="23"/>
                        </w:rPr>
                        <w:t>"off"</w:t>
                      </w:r>
                      <w:r>
                        <w:rPr>
                          <w:rFonts w:ascii="Consolas"/>
                          <w:color w:val="999999"/>
                          <w:sz w:val="23"/>
                        </w:rPr>
                        <w:t>;</w:t>
                      </w:r>
                      <w:r>
                        <w:rPr>
                          <w:rFonts w:ascii="Consolas"/>
                          <w:color w:val="999999"/>
                          <w:spacing w:val="1"/>
                          <w:sz w:val="23"/>
                        </w:rPr>
                        <w:t xml:space="preserve"> </w:t>
                      </w:r>
                      <w:proofErr w:type="spellStart"/>
                      <w:proofErr w:type="gramStart"/>
                      <w:r>
                        <w:rPr>
                          <w:rFonts w:ascii="Consolas"/>
                          <w:color w:val="DD4968"/>
                          <w:sz w:val="23"/>
                        </w:rPr>
                        <w:t>digitalWrite</w:t>
                      </w:r>
                      <w:proofErr w:type="spellEnd"/>
                      <w:r>
                        <w:rPr>
                          <w:rFonts w:ascii="Consolas"/>
                          <w:color w:val="999999"/>
                          <w:sz w:val="23"/>
                        </w:rPr>
                        <w:t>(</w:t>
                      </w:r>
                      <w:proofErr w:type="gramEnd"/>
                      <w:r>
                        <w:rPr>
                          <w:rFonts w:ascii="Consolas"/>
                          <w:sz w:val="23"/>
                        </w:rPr>
                        <w:t>output26</w:t>
                      </w:r>
                      <w:r>
                        <w:rPr>
                          <w:rFonts w:ascii="Consolas"/>
                          <w:color w:val="999999"/>
                          <w:sz w:val="23"/>
                        </w:rPr>
                        <w:t>,</w:t>
                      </w:r>
                      <w:r>
                        <w:rPr>
                          <w:rFonts w:ascii="Consolas"/>
                          <w:color w:val="999999"/>
                          <w:spacing w:val="-11"/>
                          <w:sz w:val="23"/>
                        </w:rPr>
                        <w:t xml:space="preserve"> </w:t>
                      </w:r>
                      <w:r>
                        <w:rPr>
                          <w:rFonts w:ascii="Consolas"/>
                          <w:sz w:val="23"/>
                        </w:rPr>
                        <w:t>LOW</w:t>
                      </w:r>
                      <w:r>
                        <w:rPr>
                          <w:rFonts w:ascii="Consolas"/>
                          <w:color w:val="999999"/>
                          <w:sz w:val="23"/>
                        </w:rPr>
                        <w:t>);</w:t>
                      </w:r>
                    </w:p>
                    <w:p w:rsidR="00660AD9" w:rsidRDefault="00660AD9">
                      <w:pPr>
                        <w:ind w:left="1169" w:right="3471" w:hanging="252"/>
                        <w:rPr>
                          <w:rFonts w:ascii="Consolas"/>
                          <w:sz w:val="23"/>
                        </w:rPr>
                      </w:pPr>
                      <w:r>
                        <w:rPr>
                          <w:rFonts w:ascii="Consolas"/>
                          <w:color w:val="999999"/>
                          <w:sz w:val="23"/>
                        </w:rPr>
                        <w:t xml:space="preserve">} </w:t>
                      </w:r>
                      <w:r>
                        <w:rPr>
                          <w:rFonts w:ascii="Consolas"/>
                          <w:color w:val="0077AA"/>
                          <w:sz w:val="23"/>
                        </w:rPr>
                        <w:t xml:space="preserve">else if </w:t>
                      </w:r>
                      <w:r>
                        <w:rPr>
                          <w:rFonts w:ascii="Consolas"/>
                          <w:color w:val="999999"/>
                          <w:sz w:val="23"/>
                        </w:rPr>
                        <w:t>(</w:t>
                      </w:r>
                      <w:proofErr w:type="spellStart"/>
                      <w:proofErr w:type="gramStart"/>
                      <w:r>
                        <w:rPr>
                          <w:rFonts w:ascii="Consolas"/>
                          <w:sz w:val="23"/>
                        </w:rPr>
                        <w:t>header</w:t>
                      </w:r>
                      <w:r>
                        <w:rPr>
                          <w:rFonts w:ascii="Consolas"/>
                          <w:color w:val="999999"/>
                          <w:sz w:val="23"/>
                        </w:rPr>
                        <w:t>.</w:t>
                      </w:r>
                      <w:r>
                        <w:rPr>
                          <w:rFonts w:ascii="Consolas"/>
                          <w:color w:val="DD4968"/>
                          <w:sz w:val="23"/>
                        </w:rPr>
                        <w:t>indexOf</w:t>
                      </w:r>
                      <w:proofErr w:type="spellEnd"/>
                      <w:proofErr w:type="gramEnd"/>
                      <w:r>
                        <w:rPr>
                          <w:rFonts w:ascii="Consolas"/>
                          <w:color w:val="999999"/>
                          <w:sz w:val="23"/>
                        </w:rPr>
                        <w:t>(</w:t>
                      </w:r>
                      <w:r>
                        <w:rPr>
                          <w:rFonts w:ascii="Consolas"/>
                          <w:color w:val="669900"/>
                          <w:sz w:val="23"/>
                        </w:rPr>
                        <w:t>"GET /27/on"</w:t>
                      </w:r>
                      <w:r>
                        <w:rPr>
                          <w:rFonts w:ascii="Consolas"/>
                          <w:color w:val="999999"/>
                          <w:sz w:val="23"/>
                        </w:rPr>
                        <w:t xml:space="preserve">) </w:t>
                      </w:r>
                      <w:r>
                        <w:rPr>
                          <w:rFonts w:ascii="Consolas"/>
                          <w:color w:val="9A6D39"/>
                          <w:sz w:val="23"/>
                        </w:rPr>
                        <w:t xml:space="preserve">&gt;= </w:t>
                      </w:r>
                      <w:r>
                        <w:rPr>
                          <w:rFonts w:ascii="Consolas"/>
                          <w:color w:val="990054"/>
                          <w:sz w:val="23"/>
                        </w:rPr>
                        <w:t>0</w:t>
                      </w:r>
                      <w:r>
                        <w:rPr>
                          <w:rFonts w:ascii="Consolas"/>
                          <w:color w:val="999999"/>
                          <w:sz w:val="23"/>
                        </w:rPr>
                        <w:t>) {</w:t>
                      </w:r>
                      <w:r>
                        <w:rPr>
                          <w:rFonts w:ascii="Consolas"/>
                          <w:color w:val="999999"/>
                          <w:spacing w:val="-125"/>
                          <w:sz w:val="23"/>
                        </w:rPr>
                        <w:t xml:space="preserve"> </w:t>
                      </w:r>
                      <w:proofErr w:type="spellStart"/>
                      <w:r>
                        <w:rPr>
                          <w:rFonts w:ascii="Consolas"/>
                          <w:sz w:val="23"/>
                        </w:rPr>
                        <w:t>Serial</w:t>
                      </w:r>
                      <w:r>
                        <w:rPr>
                          <w:rFonts w:ascii="Consolas"/>
                          <w:color w:val="999999"/>
                          <w:sz w:val="23"/>
                        </w:rPr>
                        <w:t>.</w:t>
                      </w:r>
                      <w:r>
                        <w:rPr>
                          <w:rFonts w:ascii="Consolas"/>
                          <w:color w:val="DD4968"/>
                          <w:sz w:val="23"/>
                        </w:rPr>
                        <w:t>println</w:t>
                      </w:r>
                      <w:proofErr w:type="spellEnd"/>
                      <w:r>
                        <w:rPr>
                          <w:rFonts w:ascii="Consolas"/>
                          <w:color w:val="999999"/>
                          <w:sz w:val="23"/>
                        </w:rPr>
                        <w:t>(</w:t>
                      </w:r>
                      <w:r>
                        <w:rPr>
                          <w:rFonts w:ascii="Consolas"/>
                          <w:color w:val="669900"/>
                          <w:sz w:val="23"/>
                        </w:rPr>
                        <w:t>"GPIO</w:t>
                      </w:r>
                      <w:r>
                        <w:rPr>
                          <w:rFonts w:ascii="Consolas"/>
                          <w:color w:val="669900"/>
                          <w:spacing w:val="-2"/>
                          <w:sz w:val="23"/>
                        </w:rPr>
                        <w:t xml:space="preserve"> </w:t>
                      </w:r>
                      <w:r>
                        <w:rPr>
                          <w:rFonts w:ascii="Consolas"/>
                          <w:color w:val="669900"/>
                          <w:sz w:val="23"/>
                        </w:rPr>
                        <w:t>27</w:t>
                      </w:r>
                      <w:r>
                        <w:rPr>
                          <w:rFonts w:ascii="Consolas"/>
                          <w:color w:val="669900"/>
                          <w:spacing w:val="-2"/>
                          <w:sz w:val="23"/>
                        </w:rPr>
                        <w:t xml:space="preserve"> </w:t>
                      </w:r>
                      <w:r>
                        <w:rPr>
                          <w:rFonts w:ascii="Consolas"/>
                          <w:color w:val="669900"/>
                          <w:sz w:val="23"/>
                        </w:rPr>
                        <w:t>on"</w:t>
                      </w:r>
                      <w:r>
                        <w:rPr>
                          <w:rFonts w:ascii="Consolas"/>
                          <w:color w:val="999999"/>
                          <w:sz w:val="23"/>
                        </w:rPr>
                        <w:t>);</w:t>
                      </w:r>
                    </w:p>
                    <w:p w:rsidR="00660AD9" w:rsidRDefault="00660AD9">
                      <w:pPr>
                        <w:spacing w:before="1"/>
                        <w:ind w:left="1169" w:right="5505"/>
                        <w:rPr>
                          <w:rFonts w:ascii="Consolas"/>
                          <w:sz w:val="23"/>
                        </w:rPr>
                      </w:pPr>
                      <w:r>
                        <w:rPr>
                          <w:rFonts w:ascii="Consolas"/>
                          <w:sz w:val="23"/>
                        </w:rPr>
                        <w:t xml:space="preserve">output27State </w:t>
                      </w:r>
                      <w:r>
                        <w:rPr>
                          <w:rFonts w:ascii="Consolas"/>
                          <w:color w:val="9A6D39"/>
                          <w:sz w:val="23"/>
                        </w:rPr>
                        <w:t xml:space="preserve">= </w:t>
                      </w:r>
                      <w:r>
                        <w:rPr>
                          <w:rFonts w:ascii="Consolas"/>
                          <w:color w:val="669900"/>
                          <w:sz w:val="23"/>
                        </w:rPr>
                        <w:t>"on"</w:t>
                      </w:r>
                      <w:r>
                        <w:rPr>
                          <w:rFonts w:ascii="Consolas"/>
                          <w:color w:val="999999"/>
                          <w:sz w:val="23"/>
                        </w:rPr>
                        <w:t>;</w:t>
                      </w:r>
                      <w:r>
                        <w:rPr>
                          <w:rFonts w:ascii="Consolas"/>
                          <w:color w:val="999999"/>
                          <w:spacing w:val="1"/>
                          <w:sz w:val="23"/>
                        </w:rPr>
                        <w:t xml:space="preserve"> </w:t>
                      </w:r>
                      <w:proofErr w:type="spellStart"/>
                      <w:proofErr w:type="gramStart"/>
                      <w:r>
                        <w:rPr>
                          <w:rFonts w:ascii="Consolas"/>
                          <w:color w:val="DD4968"/>
                          <w:sz w:val="23"/>
                        </w:rPr>
                        <w:t>digitalWrite</w:t>
                      </w:r>
                      <w:proofErr w:type="spellEnd"/>
                      <w:r>
                        <w:rPr>
                          <w:rFonts w:ascii="Consolas"/>
                          <w:color w:val="999999"/>
                          <w:sz w:val="23"/>
                        </w:rPr>
                        <w:t>(</w:t>
                      </w:r>
                      <w:proofErr w:type="gramEnd"/>
                      <w:r>
                        <w:rPr>
                          <w:rFonts w:ascii="Consolas"/>
                          <w:sz w:val="23"/>
                        </w:rPr>
                        <w:t>output27</w:t>
                      </w:r>
                      <w:r>
                        <w:rPr>
                          <w:rFonts w:ascii="Consolas"/>
                          <w:color w:val="999999"/>
                          <w:sz w:val="23"/>
                        </w:rPr>
                        <w:t>,</w:t>
                      </w:r>
                      <w:r>
                        <w:rPr>
                          <w:rFonts w:ascii="Consolas"/>
                          <w:color w:val="999999"/>
                          <w:spacing w:val="-10"/>
                          <w:sz w:val="23"/>
                        </w:rPr>
                        <w:t xml:space="preserve"> </w:t>
                      </w:r>
                      <w:r>
                        <w:rPr>
                          <w:rFonts w:ascii="Consolas"/>
                          <w:sz w:val="23"/>
                        </w:rPr>
                        <w:t>HIGH</w:t>
                      </w:r>
                      <w:r>
                        <w:rPr>
                          <w:rFonts w:ascii="Consolas"/>
                          <w:color w:val="999999"/>
                          <w:sz w:val="23"/>
                        </w:rPr>
                        <w:t>);</w:t>
                      </w:r>
                    </w:p>
                    <w:p w:rsidR="00660AD9" w:rsidRDefault="00660AD9">
                      <w:pPr>
                        <w:ind w:left="1169" w:right="3345" w:hanging="252"/>
                        <w:rPr>
                          <w:rFonts w:ascii="Consolas"/>
                          <w:sz w:val="23"/>
                        </w:rPr>
                      </w:pPr>
                      <w:r>
                        <w:rPr>
                          <w:rFonts w:ascii="Consolas"/>
                          <w:color w:val="999999"/>
                          <w:sz w:val="23"/>
                        </w:rPr>
                        <w:t xml:space="preserve">} </w:t>
                      </w:r>
                      <w:r>
                        <w:rPr>
                          <w:rFonts w:ascii="Consolas"/>
                          <w:color w:val="0077AA"/>
                          <w:sz w:val="23"/>
                        </w:rPr>
                        <w:t xml:space="preserve">else if </w:t>
                      </w:r>
                      <w:r>
                        <w:rPr>
                          <w:rFonts w:ascii="Consolas"/>
                          <w:color w:val="999999"/>
                          <w:sz w:val="23"/>
                        </w:rPr>
                        <w:t>(</w:t>
                      </w:r>
                      <w:proofErr w:type="spellStart"/>
                      <w:proofErr w:type="gramStart"/>
                      <w:r>
                        <w:rPr>
                          <w:rFonts w:ascii="Consolas"/>
                          <w:sz w:val="23"/>
                        </w:rPr>
                        <w:t>header</w:t>
                      </w:r>
                      <w:r>
                        <w:rPr>
                          <w:rFonts w:ascii="Consolas"/>
                          <w:color w:val="999999"/>
                          <w:sz w:val="23"/>
                        </w:rPr>
                        <w:t>.</w:t>
                      </w:r>
                      <w:r>
                        <w:rPr>
                          <w:rFonts w:ascii="Consolas"/>
                          <w:color w:val="DD4968"/>
                          <w:sz w:val="23"/>
                        </w:rPr>
                        <w:t>indexOf</w:t>
                      </w:r>
                      <w:proofErr w:type="spellEnd"/>
                      <w:proofErr w:type="gramEnd"/>
                      <w:r>
                        <w:rPr>
                          <w:rFonts w:ascii="Consolas"/>
                          <w:color w:val="999999"/>
                          <w:sz w:val="23"/>
                        </w:rPr>
                        <w:t>(</w:t>
                      </w:r>
                      <w:r>
                        <w:rPr>
                          <w:rFonts w:ascii="Consolas"/>
                          <w:color w:val="669900"/>
                          <w:sz w:val="23"/>
                        </w:rPr>
                        <w:t>"GET /27/off"</w:t>
                      </w:r>
                      <w:r>
                        <w:rPr>
                          <w:rFonts w:ascii="Consolas"/>
                          <w:color w:val="999999"/>
                          <w:sz w:val="23"/>
                        </w:rPr>
                        <w:t xml:space="preserve">) </w:t>
                      </w:r>
                      <w:r>
                        <w:rPr>
                          <w:rFonts w:ascii="Consolas"/>
                          <w:color w:val="9A6D39"/>
                          <w:sz w:val="23"/>
                        </w:rPr>
                        <w:t xml:space="preserve">&gt;= </w:t>
                      </w:r>
                      <w:r>
                        <w:rPr>
                          <w:rFonts w:ascii="Consolas"/>
                          <w:color w:val="990054"/>
                          <w:sz w:val="23"/>
                        </w:rPr>
                        <w:t>0</w:t>
                      </w:r>
                      <w:r>
                        <w:rPr>
                          <w:rFonts w:ascii="Consolas"/>
                          <w:color w:val="999999"/>
                          <w:sz w:val="23"/>
                        </w:rPr>
                        <w:t>) {</w:t>
                      </w:r>
                      <w:r>
                        <w:rPr>
                          <w:rFonts w:ascii="Consolas"/>
                          <w:color w:val="999999"/>
                          <w:spacing w:val="-124"/>
                          <w:sz w:val="23"/>
                        </w:rPr>
                        <w:t xml:space="preserve"> </w:t>
                      </w:r>
                      <w:proofErr w:type="spellStart"/>
                      <w:r>
                        <w:rPr>
                          <w:rFonts w:ascii="Consolas"/>
                          <w:sz w:val="23"/>
                        </w:rPr>
                        <w:t>Serial</w:t>
                      </w:r>
                      <w:r>
                        <w:rPr>
                          <w:rFonts w:ascii="Consolas"/>
                          <w:color w:val="999999"/>
                          <w:sz w:val="23"/>
                        </w:rPr>
                        <w:t>.</w:t>
                      </w:r>
                      <w:r>
                        <w:rPr>
                          <w:rFonts w:ascii="Consolas"/>
                          <w:color w:val="DD4968"/>
                          <w:sz w:val="23"/>
                        </w:rPr>
                        <w:t>println</w:t>
                      </w:r>
                      <w:proofErr w:type="spellEnd"/>
                      <w:r>
                        <w:rPr>
                          <w:rFonts w:ascii="Consolas"/>
                          <w:color w:val="999999"/>
                          <w:sz w:val="23"/>
                        </w:rPr>
                        <w:t>(</w:t>
                      </w:r>
                      <w:r>
                        <w:rPr>
                          <w:rFonts w:ascii="Consolas"/>
                          <w:color w:val="669900"/>
                          <w:sz w:val="23"/>
                        </w:rPr>
                        <w:t>"GPIO</w:t>
                      </w:r>
                      <w:r>
                        <w:rPr>
                          <w:rFonts w:ascii="Consolas"/>
                          <w:color w:val="669900"/>
                          <w:spacing w:val="-2"/>
                          <w:sz w:val="23"/>
                        </w:rPr>
                        <w:t xml:space="preserve"> </w:t>
                      </w:r>
                      <w:r>
                        <w:rPr>
                          <w:rFonts w:ascii="Consolas"/>
                          <w:color w:val="669900"/>
                          <w:sz w:val="23"/>
                        </w:rPr>
                        <w:t>27</w:t>
                      </w:r>
                      <w:r>
                        <w:rPr>
                          <w:rFonts w:ascii="Consolas"/>
                          <w:color w:val="669900"/>
                          <w:spacing w:val="-3"/>
                          <w:sz w:val="23"/>
                        </w:rPr>
                        <w:t xml:space="preserve"> </w:t>
                      </w:r>
                      <w:r>
                        <w:rPr>
                          <w:rFonts w:ascii="Consolas"/>
                          <w:color w:val="669900"/>
                          <w:sz w:val="23"/>
                        </w:rPr>
                        <w:t>off"</w:t>
                      </w:r>
                      <w:r>
                        <w:rPr>
                          <w:rFonts w:ascii="Consolas"/>
                          <w:color w:val="999999"/>
                          <w:sz w:val="23"/>
                        </w:rPr>
                        <w:t>);</w:t>
                      </w:r>
                    </w:p>
                    <w:p w:rsidR="00660AD9" w:rsidRDefault="00660AD9">
                      <w:pPr>
                        <w:ind w:left="1169" w:right="5633"/>
                        <w:rPr>
                          <w:rFonts w:ascii="Consolas"/>
                          <w:sz w:val="23"/>
                        </w:rPr>
                      </w:pPr>
                      <w:r>
                        <w:rPr>
                          <w:rFonts w:ascii="Consolas"/>
                          <w:sz w:val="23"/>
                        </w:rPr>
                        <w:t xml:space="preserve">output27State </w:t>
                      </w:r>
                      <w:r>
                        <w:rPr>
                          <w:rFonts w:ascii="Consolas"/>
                          <w:color w:val="9A6D39"/>
                          <w:sz w:val="23"/>
                        </w:rPr>
                        <w:t xml:space="preserve">= </w:t>
                      </w:r>
                      <w:r>
                        <w:rPr>
                          <w:rFonts w:ascii="Consolas"/>
                          <w:color w:val="669900"/>
                          <w:sz w:val="23"/>
                        </w:rPr>
                        <w:t>"off"</w:t>
                      </w:r>
                      <w:r>
                        <w:rPr>
                          <w:rFonts w:ascii="Consolas"/>
                          <w:color w:val="999999"/>
                          <w:sz w:val="23"/>
                        </w:rPr>
                        <w:t>;</w:t>
                      </w:r>
                      <w:r>
                        <w:rPr>
                          <w:rFonts w:ascii="Consolas"/>
                          <w:color w:val="999999"/>
                          <w:spacing w:val="1"/>
                          <w:sz w:val="23"/>
                        </w:rPr>
                        <w:t xml:space="preserve"> </w:t>
                      </w:r>
                      <w:proofErr w:type="spellStart"/>
                      <w:proofErr w:type="gramStart"/>
                      <w:r>
                        <w:rPr>
                          <w:rFonts w:ascii="Consolas"/>
                          <w:color w:val="DD4968"/>
                          <w:sz w:val="23"/>
                        </w:rPr>
                        <w:t>digitalWrite</w:t>
                      </w:r>
                      <w:proofErr w:type="spellEnd"/>
                      <w:r>
                        <w:rPr>
                          <w:rFonts w:ascii="Consolas"/>
                          <w:color w:val="999999"/>
                          <w:sz w:val="23"/>
                        </w:rPr>
                        <w:t>(</w:t>
                      </w:r>
                      <w:proofErr w:type="gramEnd"/>
                      <w:r>
                        <w:rPr>
                          <w:rFonts w:ascii="Consolas"/>
                          <w:sz w:val="23"/>
                        </w:rPr>
                        <w:t>output27</w:t>
                      </w:r>
                      <w:r>
                        <w:rPr>
                          <w:rFonts w:ascii="Consolas"/>
                          <w:color w:val="999999"/>
                          <w:sz w:val="23"/>
                        </w:rPr>
                        <w:t>,</w:t>
                      </w:r>
                      <w:r>
                        <w:rPr>
                          <w:rFonts w:ascii="Consolas"/>
                          <w:color w:val="999999"/>
                          <w:spacing w:val="-11"/>
                          <w:sz w:val="23"/>
                        </w:rPr>
                        <w:t xml:space="preserve"> </w:t>
                      </w:r>
                      <w:r>
                        <w:rPr>
                          <w:rFonts w:ascii="Consolas"/>
                          <w:sz w:val="23"/>
                        </w:rPr>
                        <w:t>LOW</w:t>
                      </w:r>
                      <w:r>
                        <w:rPr>
                          <w:rFonts w:ascii="Consolas"/>
                          <w:color w:val="999999"/>
                          <w:sz w:val="23"/>
                        </w:rPr>
                        <w:t>);</w:t>
                      </w:r>
                    </w:p>
                    <w:p w:rsidR="00660AD9" w:rsidRDefault="00660AD9">
                      <w:pPr>
                        <w:ind w:left="917"/>
                        <w:rPr>
                          <w:rFonts w:ascii="Consolas"/>
                          <w:sz w:val="23"/>
                        </w:rPr>
                      </w:pPr>
                      <w:r>
                        <w:rPr>
                          <w:rFonts w:ascii="Consolas"/>
                          <w:color w:val="999999"/>
                          <w:sz w:val="23"/>
                        </w:rPr>
                        <w:t>}</w:t>
                      </w:r>
                    </w:p>
                  </w:txbxContent>
                </v:textbox>
                <w10:anchorlock/>
              </v:shape>
            </w:pict>
          </mc:Fallback>
        </mc:AlternateContent>
      </w:r>
    </w:p>
    <w:p w:rsidR="00DA6855" w:rsidRDefault="00DA6855">
      <w:pPr>
        <w:rPr>
          <w:sz w:val="20"/>
        </w:rPr>
        <w:sectPr w:rsidR="00DA6855">
          <w:pgSz w:w="11910" w:h="16840"/>
          <w:pgMar w:top="1420" w:right="260" w:bottom="1380" w:left="900" w:header="758" w:footer="1192" w:gutter="0"/>
          <w:cols w:space="720"/>
        </w:sectPr>
      </w:pPr>
    </w:p>
    <w:p w:rsidR="00DA6855" w:rsidRDefault="00AF5842">
      <w:pPr>
        <w:pStyle w:val="BodyText"/>
        <w:spacing w:before="125"/>
        <w:ind w:left="213" w:right="545"/>
      </w:pPr>
      <w:r>
        <w:rPr>
          <w:noProof/>
        </w:rPr>
        <w:lastRenderedPageBreak/>
        <mc:AlternateContent>
          <mc:Choice Requires="wps">
            <w:drawing>
              <wp:anchor distT="0" distB="0" distL="114300" distR="114300" simplePos="0" relativeHeight="486794752" behindDoc="1" locked="0" layoutInCell="1" allowOverlap="1">
                <wp:simplePos x="0" y="0"/>
                <wp:positionH relativeFrom="page">
                  <wp:posOffset>636905</wp:posOffset>
                </wp:positionH>
                <wp:positionV relativeFrom="page">
                  <wp:posOffset>914400</wp:posOffset>
                </wp:positionV>
                <wp:extent cx="6677025" cy="8752205"/>
                <wp:effectExtent l="0" t="0" r="0" b="0"/>
                <wp:wrapNone/>
                <wp:docPr id="99"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7025" cy="8752205"/>
                        </a:xfrm>
                        <a:custGeom>
                          <a:avLst/>
                          <a:gdLst>
                            <a:gd name="T0" fmla="+- 0 11518 1003"/>
                            <a:gd name="T1" fmla="*/ T0 w 10515"/>
                            <a:gd name="T2" fmla="+- 0 15204 1440"/>
                            <a:gd name="T3" fmla="*/ 15204 h 13783"/>
                            <a:gd name="T4" fmla="+- 0 11498 1003"/>
                            <a:gd name="T5" fmla="*/ T4 w 10515"/>
                            <a:gd name="T6" fmla="+- 0 15204 1440"/>
                            <a:gd name="T7" fmla="*/ 15204 h 13783"/>
                            <a:gd name="T8" fmla="+- 0 1022 1003"/>
                            <a:gd name="T9" fmla="*/ T8 w 10515"/>
                            <a:gd name="T10" fmla="+- 0 15204 1440"/>
                            <a:gd name="T11" fmla="*/ 15204 h 13783"/>
                            <a:gd name="T12" fmla="+- 0 1003 1003"/>
                            <a:gd name="T13" fmla="*/ T12 w 10515"/>
                            <a:gd name="T14" fmla="+- 0 15204 1440"/>
                            <a:gd name="T15" fmla="*/ 15204 h 13783"/>
                            <a:gd name="T16" fmla="+- 0 1003 1003"/>
                            <a:gd name="T17" fmla="*/ T16 w 10515"/>
                            <a:gd name="T18" fmla="+- 0 15223 1440"/>
                            <a:gd name="T19" fmla="*/ 15223 h 13783"/>
                            <a:gd name="T20" fmla="+- 0 1022 1003"/>
                            <a:gd name="T21" fmla="*/ T20 w 10515"/>
                            <a:gd name="T22" fmla="+- 0 15223 1440"/>
                            <a:gd name="T23" fmla="*/ 15223 h 13783"/>
                            <a:gd name="T24" fmla="+- 0 11498 1003"/>
                            <a:gd name="T25" fmla="*/ T24 w 10515"/>
                            <a:gd name="T26" fmla="+- 0 15223 1440"/>
                            <a:gd name="T27" fmla="*/ 15223 h 13783"/>
                            <a:gd name="T28" fmla="+- 0 11518 1003"/>
                            <a:gd name="T29" fmla="*/ T28 w 10515"/>
                            <a:gd name="T30" fmla="+- 0 15223 1440"/>
                            <a:gd name="T31" fmla="*/ 15223 h 13783"/>
                            <a:gd name="T32" fmla="+- 0 11518 1003"/>
                            <a:gd name="T33" fmla="*/ T32 w 10515"/>
                            <a:gd name="T34" fmla="+- 0 15204 1440"/>
                            <a:gd name="T35" fmla="*/ 15204 h 13783"/>
                            <a:gd name="T36" fmla="+- 0 11518 1003"/>
                            <a:gd name="T37" fmla="*/ T36 w 10515"/>
                            <a:gd name="T38" fmla="+- 0 1440 1440"/>
                            <a:gd name="T39" fmla="*/ 1440 h 13783"/>
                            <a:gd name="T40" fmla="+- 0 11498 1003"/>
                            <a:gd name="T41" fmla="*/ T40 w 10515"/>
                            <a:gd name="T42" fmla="+- 0 1440 1440"/>
                            <a:gd name="T43" fmla="*/ 1440 h 13783"/>
                            <a:gd name="T44" fmla="+- 0 1022 1003"/>
                            <a:gd name="T45" fmla="*/ T44 w 10515"/>
                            <a:gd name="T46" fmla="+- 0 1440 1440"/>
                            <a:gd name="T47" fmla="*/ 1440 h 13783"/>
                            <a:gd name="T48" fmla="+- 0 1003 1003"/>
                            <a:gd name="T49" fmla="*/ T48 w 10515"/>
                            <a:gd name="T50" fmla="+- 0 1440 1440"/>
                            <a:gd name="T51" fmla="*/ 1440 h 13783"/>
                            <a:gd name="T52" fmla="+- 0 1003 1003"/>
                            <a:gd name="T53" fmla="*/ T52 w 10515"/>
                            <a:gd name="T54" fmla="+- 0 1459 1440"/>
                            <a:gd name="T55" fmla="*/ 1459 h 13783"/>
                            <a:gd name="T56" fmla="+- 0 1003 1003"/>
                            <a:gd name="T57" fmla="*/ T56 w 10515"/>
                            <a:gd name="T58" fmla="+- 0 1560 1440"/>
                            <a:gd name="T59" fmla="*/ 1560 h 13783"/>
                            <a:gd name="T60" fmla="+- 0 1003 1003"/>
                            <a:gd name="T61" fmla="*/ T60 w 10515"/>
                            <a:gd name="T62" fmla="+- 0 1560 1440"/>
                            <a:gd name="T63" fmla="*/ 1560 h 13783"/>
                            <a:gd name="T64" fmla="+- 0 1003 1003"/>
                            <a:gd name="T65" fmla="*/ T64 w 10515"/>
                            <a:gd name="T66" fmla="+- 0 15204 1440"/>
                            <a:gd name="T67" fmla="*/ 15204 h 13783"/>
                            <a:gd name="T68" fmla="+- 0 1022 1003"/>
                            <a:gd name="T69" fmla="*/ T68 w 10515"/>
                            <a:gd name="T70" fmla="+- 0 15204 1440"/>
                            <a:gd name="T71" fmla="*/ 15204 h 13783"/>
                            <a:gd name="T72" fmla="+- 0 1022 1003"/>
                            <a:gd name="T73" fmla="*/ T72 w 10515"/>
                            <a:gd name="T74" fmla="+- 0 1560 1440"/>
                            <a:gd name="T75" fmla="*/ 1560 h 13783"/>
                            <a:gd name="T76" fmla="+- 0 1022 1003"/>
                            <a:gd name="T77" fmla="*/ T76 w 10515"/>
                            <a:gd name="T78" fmla="+- 0 1560 1440"/>
                            <a:gd name="T79" fmla="*/ 1560 h 13783"/>
                            <a:gd name="T80" fmla="+- 0 1022 1003"/>
                            <a:gd name="T81" fmla="*/ T80 w 10515"/>
                            <a:gd name="T82" fmla="+- 0 1459 1440"/>
                            <a:gd name="T83" fmla="*/ 1459 h 13783"/>
                            <a:gd name="T84" fmla="+- 0 11498 1003"/>
                            <a:gd name="T85" fmla="*/ T84 w 10515"/>
                            <a:gd name="T86" fmla="+- 0 1459 1440"/>
                            <a:gd name="T87" fmla="*/ 1459 h 13783"/>
                            <a:gd name="T88" fmla="+- 0 11498 1003"/>
                            <a:gd name="T89" fmla="*/ T88 w 10515"/>
                            <a:gd name="T90" fmla="+- 0 1560 1440"/>
                            <a:gd name="T91" fmla="*/ 1560 h 13783"/>
                            <a:gd name="T92" fmla="+- 0 11498 1003"/>
                            <a:gd name="T93" fmla="*/ T92 w 10515"/>
                            <a:gd name="T94" fmla="+- 0 1560 1440"/>
                            <a:gd name="T95" fmla="*/ 1560 h 13783"/>
                            <a:gd name="T96" fmla="+- 0 11498 1003"/>
                            <a:gd name="T97" fmla="*/ T96 w 10515"/>
                            <a:gd name="T98" fmla="+- 0 15204 1440"/>
                            <a:gd name="T99" fmla="*/ 15204 h 13783"/>
                            <a:gd name="T100" fmla="+- 0 11518 1003"/>
                            <a:gd name="T101" fmla="*/ T100 w 10515"/>
                            <a:gd name="T102" fmla="+- 0 15204 1440"/>
                            <a:gd name="T103" fmla="*/ 15204 h 13783"/>
                            <a:gd name="T104" fmla="+- 0 11518 1003"/>
                            <a:gd name="T105" fmla="*/ T104 w 10515"/>
                            <a:gd name="T106" fmla="+- 0 1560 1440"/>
                            <a:gd name="T107" fmla="*/ 1560 h 13783"/>
                            <a:gd name="T108" fmla="+- 0 11518 1003"/>
                            <a:gd name="T109" fmla="*/ T108 w 10515"/>
                            <a:gd name="T110" fmla="+- 0 1560 1440"/>
                            <a:gd name="T111" fmla="*/ 1560 h 13783"/>
                            <a:gd name="T112" fmla="+- 0 11518 1003"/>
                            <a:gd name="T113" fmla="*/ T112 w 10515"/>
                            <a:gd name="T114" fmla="+- 0 1459 1440"/>
                            <a:gd name="T115" fmla="*/ 1459 h 13783"/>
                            <a:gd name="T116" fmla="+- 0 11518 1003"/>
                            <a:gd name="T117" fmla="*/ T116 w 10515"/>
                            <a:gd name="T118" fmla="+- 0 1440 1440"/>
                            <a:gd name="T119" fmla="*/ 1440 h 137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515" h="13783">
                              <a:moveTo>
                                <a:pt x="10515" y="13764"/>
                              </a:moveTo>
                              <a:lnTo>
                                <a:pt x="10495" y="13764"/>
                              </a:lnTo>
                              <a:lnTo>
                                <a:pt x="19" y="13764"/>
                              </a:lnTo>
                              <a:lnTo>
                                <a:pt x="0" y="13764"/>
                              </a:lnTo>
                              <a:lnTo>
                                <a:pt x="0" y="13783"/>
                              </a:lnTo>
                              <a:lnTo>
                                <a:pt x="19" y="13783"/>
                              </a:lnTo>
                              <a:lnTo>
                                <a:pt x="10495" y="13783"/>
                              </a:lnTo>
                              <a:lnTo>
                                <a:pt x="10515" y="13783"/>
                              </a:lnTo>
                              <a:lnTo>
                                <a:pt x="10515" y="13764"/>
                              </a:lnTo>
                              <a:close/>
                              <a:moveTo>
                                <a:pt x="10515" y="0"/>
                              </a:moveTo>
                              <a:lnTo>
                                <a:pt x="10495" y="0"/>
                              </a:lnTo>
                              <a:lnTo>
                                <a:pt x="19" y="0"/>
                              </a:lnTo>
                              <a:lnTo>
                                <a:pt x="0" y="0"/>
                              </a:lnTo>
                              <a:lnTo>
                                <a:pt x="0" y="19"/>
                              </a:lnTo>
                              <a:lnTo>
                                <a:pt x="0" y="120"/>
                              </a:lnTo>
                              <a:lnTo>
                                <a:pt x="0" y="13764"/>
                              </a:lnTo>
                              <a:lnTo>
                                <a:pt x="19" y="13764"/>
                              </a:lnTo>
                              <a:lnTo>
                                <a:pt x="19" y="120"/>
                              </a:lnTo>
                              <a:lnTo>
                                <a:pt x="19" y="19"/>
                              </a:lnTo>
                              <a:lnTo>
                                <a:pt x="10495" y="19"/>
                              </a:lnTo>
                              <a:lnTo>
                                <a:pt x="10495" y="120"/>
                              </a:lnTo>
                              <a:lnTo>
                                <a:pt x="10495" y="13764"/>
                              </a:lnTo>
                              <a:lnTo>
                                <a:pt x="10515" y="13764"/>
                              </a:lnTo>
                              <a:lnTo>
                                <a:pt x="10515" y="120"/>
                              </a:lnTo>
                              <a:lnTo>
                                <a:pt x="10515" y="19"/>
                              </a:lnTo>
                              <a:lnTo>
                                <a:pt x="105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51F94" id="AutoShape 96" o:spid="_x0000_s1026" style="position:absolute;margin-left:50.15pt;margin-top:1in;width:525.75pt;height:689.15pt;z-index:-165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5,13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" path="m10515,13764r-20,l19,13764r-19,l,13783r19,l10495,13783r20,l10515,13764xm10515,r-20,l19,,,,,19,,120,,13764r19,l19,120,19,19r10476,l10495,120r,13644l10515,13764r,-13644l10515,19r,-19xe" fillcolor="black" stroked="f">
                <v:path arrowok="t" o:connecttype="custom" o:connectlocs="6677025,9654540;6664325,9654540;12065,9654540;0,9654540;0,9666605;12065,9666605;6664325,9666605;6677025,9666605;6677025,9654540;6677025,914400;6664325,914400;12065,914400;0,914400;0,926465;0,990600;0,990600;0,9654540;12065,9654540;12065,990600;12065,990600;12065,926465;6664325,926465;6664325,990600;6664325,990600;6664325,9654540;6677025,9654540;6677025,990600;6677025,990600;6677025,926465;6677025,914400" o:connectangles="0,0,0,0,0,0,0,0,0,0,0,0,0,0,0,0,0,0,0,0,0,0,0,0,0,0,0,0,0,0"/>
                <w10:wrap anchorx="page" anchory="page"/>
              </v:shape>
            </w:pict>
          </mc:Fallback>
        </mc:AlternateContent>
      </w:r>
      <w:r w:rsidR="00660AD9">
        <w:rPr>
          <w:color w:val="393939"/>
        </w:rPr>
        <w:t xml:space="preserve">For example, if you’ve press the GPIO 26 ON button, the ESP32 receives a request on the </w:t>
      </w:r>
      <w:r w:rsidR="00660AD9">
        <w:rPr>
          <w:b/>
          <w:color w:val="393939"/>
        </w:rPr>
        <w:t>/26/ON</w:t>
      </w:r>
      <w:r w:rsidR="00660AD9">
        <w:rPr>
          <w:b/>
          <w:color w:val="393939"/>
          <w:spacing w:val="1"/>
        </w:rPr>
        <w:t xml:space="preserve"> </w:t>
      </w:r>
      <w:r w:rsidR="00660AD9">
        <w:rPr>
          <w:b/>
          <w:color w:val="393939"/>
        </w:rPr>
        <w:t xml:space="preserve">URL </w:t>
      </w:r>
      <w:r w:rsidR="00660AD9">
        <w:rPr>
          <w:color w:val="393939"/>
        </w:rPr>
        <w:t>(we</w:t>
      </w:r>
      <w:r w:rsidR="00660AD9">
        <w:rPr>
          <w:color w:val="393939"/>
          <w:spacing w:val="-1"/>
        </w:rPr>
        <w:t xml:space="preserve"> </w:t>
      </w:r>
      <w:r w:rsidR="00660AD9">
        <w:rPr>
          <w:color w:val="393939"/>
        </w:rPr>
        <w:t>can</w:t>
      </w:r>
      <w:r w:rsidR="00660AD9">
        <w:rPr>
          <w:color w:val="393939"/>
          <w:spacing w:val="-1"/>
        </w:rPr>
        <w:t xml:space="preserve"> </w:t>
      </w:r>
      <w:r w:rsidR="00660AD9">
        <w:rPr>
          <w:color w:val="393939"/>
        </w:rPr>
        <w:t>see</w:t>
      </w:r>
      <w:r w:rsidR="00660AD9">
        <w:rPr>
          <w:color w:val="393939"/>
          <w:spacing w:val="-3"/>
        </w:rPr>
        <w:t xml:space="preserve"> </w:t>
      </w:r>
      <w:r w:rsidR="00660AD9">
        <w:rPr>
          <w:color w:val="393939"/>
        </w:rPr>
        <w:t>that</w:t>
      </w:r>
      <w:r w:rsidR="00660AD9">
        <w:rPr>
          <w:color w:val="393939"/>
          <w:spacing w:val="-4"/>
        </w:rPr>
        <w:t xml:space="preserve"> </w:t>
      </w:r>
      <w:r w:rsidR="00660AD9">
        <w:rPr>
          <w:color w:val="393939"/>
        </w:rPr>
        <w:t>that information</w:t>
      </w:r>
      <w:r w:rsidR="00660AD9">
        <w:rPr>
          <w:color w:val="393939"/>
          <w:spacing w:val="-1"/>
        </w:rPr>
        <w:t xml:space="preserve"> </w:t>
      </w:r>
      <w:r w:rsidR="00660AD9">
        <w:rPr>
          <w:color w:val="393939"/>
        </w:rPr>
        <w:t>on</w:t>
      </w:r>
      <w:r w:rsidR="00660AD9">
        <w:rPr>
          <w:color w:val="393939"/>
          <w:spacing w:val="-3"/>
        </w:rPr>
        <w:t xml:space="preserve"> </w:t>
      </w:r>
      <w:r w:rsidR="00660AD9">
        <w:rPr>
          <w:color w:val="393939"/>
        </w:rPr>
        <w:t>the</w:t>
      </w:r>
      <w:r w:rsidR="00660AD9">
        <w:rPr>
          <w:color w:val="393939"/>
          <w:spacing w:val="-3"/>
        </w:rPr>
        <w:t xml:space="preserve"> </w:t>
      </w:r>
      <w:r w:rsidR="00660AD9">
        <w:rPr>
          <w:color w:val="393939"/>
        </w:rPr>
        <w:t>HTTP</w:t>
      </w:r>
      <w:r w:rsidR="00660AD9">
        <w:rPr>
          <w:color w:val="393939"/>
          <w:spacing w:val="-1"/>
        </w:rPr>
        <w:t xml:space="preserve"> </w:t>
      </w:r>
      <w:r w:rsidR="00660AD9">
        <w:rPr>
          <w:color w:val="393939"/>
        </w:rPr>
        <w:t>header on</w:t>
      </w:r>
      <w:r w:rsidR="00660AD9">
        <w:rPr>
          <w:color w:val="393939"/>
          <w:spacing w:val="-6"/>
        </w:rPr>
        <w:t xml:space="preserve"> </w:t>
      </w:r>
      <w:r w:rsidR="00660AD9">
        <w:rPr>
          <w:color w:val="393939"/>
        </w:rPr>
        <w:t>the</w:t>
      </w:r>
      <w:r w:rsidR="00660AD9">
        <w:rPr>
          <w:color w:val="393939"/>
          <w:spacing w:val="-1"/>
        </w:rPr>
        <w:t xml:space="preserve"> </w:t>
      </w:r>
      <w:r w:rsidR="00660AD9">
        <w:rPr>
          <w:color w:val="393939"/>
        </w:rPr>
        <w:t>Serial</w:t>
      </w:r>
      <w:r w:rsidR="00660AD9">
        <w:rPr>
          <w:color w:val="393939"/>
          <w:spacing w:val="-3"/>
        </w:rPr>
        <w:t xml:space="preserve"> </w:t>
      </w:r>
      <w:r w:rsidR="00660AD9">
        <w:rPr>
          <w:color w:val="393939"/>
        </w:rPr>
        <w:t>Monitor).</w:t>
      </w:r>
      <w:r w:rsidR="00660AD9">
        <w:rPr>
          <w:color w:val="393939"/>
          <w:spacing w:val="-2"/>
        </w:rPr>
        <w:t xml:space="preserve"> </w:t>
      </w:r>
      <w:r w:rsidR="00660AD9">
        <w:rPr>
          <w:color w:val="393939"/>
        </w:rPr>
        <w:t>So,</w:t>
      </w:r>
      <w:r w:rsidR="00660AD9">
        <w:rPr>
          <w:color w:val="393939"/>
          <w:spacing w:val="-2"/>
        </w:rPr>
        <w:t xml:space="preserve"> </w:t>
      </w:r>
      <w:r w:rsidR="00660AD9">
        <w:rPr>
          <w:color w:val="393939"/>
        </w:rPr>
        <w:t>we</w:t>
      </w:r>
      <w:r w:rsidR="00660AD9">
        <w:rPr>
          <w:color w:val="393939"/>
          <w:spacing w:val="-1"/>
        </w:rPr>
        <w:t xml:space="preserve"> </w:t>
      </w:r>
      <w:r w:rsidR="00660AD9">
        <w:rPr>
          <w:color w:val="393939"/>
        </w:rPr>
        <w:t>can</w:t>
      </w:r>
      <w:r w:rsidR="00660AD9">
        <w:rPr>
          <w:color w:val="393939"/>
          <w:spacing w:val="-1"/>
        </w:rPr>
        <w:t xml:space="preserve"> </w:t>
      </w:r>
      <w:r w:rsidR="00660AD9">
        <w:rPr>
          <w:color w:val="393939"/>
        </w:rPr>
        <w:t>check if</w:t>
      </w:r>
    </w:p>
    <w:p w:rsidR="00DA6855" w:rsidRDefault="00660AD9">
      <w:pPr>
        <w:pStyle w:val="BodyText"/>
        <w:spacing w:before="16" w:line="232" w:lineRule="auto"/>
        <w:ind w:left="213" w:right="366"/>
      </w:pPr>
      <w:r>
        <w:rPr>
          <w:color w:val="393939"/>
          <w:spacing w:val="-1"/>
        </w:rPr>
        <w:t>the</w:t>
      </w:r>
      <w:r>
        <w:rPr>
          <w:color w:val="393939"/>
        </w:rPr>
        <w:t xml:space="preserve"> </w:t>
      </w:r>
      <w:r>
        <w:rPr>
          <w:color w:val="393939"/>
          <w:spacing w:val="-1"/>
        </w:rPr>
        <w:t>header</w:t>
      </w:r>
      <w:r>
        <w:rPr>
          <w:color w:val="393939"/>
          <w:spacing w:val="2"/>
        </w:rPr>
        <w:t xml:space="preserve"> </w:t>
      </w:r>
      <w:r>
        <w:rPr>
          <w:color w:val="393939"/>
          <w:spacing w:val="-1"/>
        </w:rPr>
        <w:t>contains</w:t>
      </w:r>
      <w:r>
        <w:rPr>
          <w:color w:val="393939"/>
          <w:spacing w:val="-2"/>
        </w:rPr>
        <w:t xml:space="preserve"> </w:t>
      </w:r>
      <w:r>
        <w:rPr>
          <w:color w:val="393939"/>
          <w:spacing w:val="-1"/>
        </w:rPr>
        <w:t>the expression</w:t>
      </w:r>
      <w:r>
        <w:rPr>
          <w:color w:val="393939"/>
          <w:spacing w:val="2"/>
        </w:rPr>
        <w:t xml:space="preserve"> </w:t>
      </w:r>
      <w:r>
        <w:rPr>
          <w:b/>
          <w:color w:val="393939"/>
        </w:rPr>
        <w:t>GET</w:t>
      </w:r>
      <w:r>
        <w:rPr>
          <w:b/>
          <w:color w:val="393939"/>
          <w:spacing w:val="-1"/>
        </w:rPr>
        <w:t xml:space="preserve"> </w:t>
      </w:r>
      <w:r>
        <w:rPr>
          <w:b/>
          <w:color w:val="393939"/>
        </w:rPr>
        <w:t>/26/on</w:t>
      </w:r>
      <w:r>
        <w:rPr>
          <w:color w:val="393939"/>
        </w:rPr>
        <w:t>.</w:t>
      </w:r>
      <w:r>
        <w:rPr>
          <w:color w:val="393939"/>
          <w:spacing w:val="-1"/>
        </w:rPr>
        <w:t xml:space="preserve"> </w:t>
      </w:r>
      <w:r>
        <w:rPr>
          <w:color w:val="393939"/>
        </w:rPr>
        <w:t>If</w:t>
      </w:r>
      <w:r>
        <w:rPr>
          <w:color w:val="393939"/>
          <w:spacing w:val="3"/>
        </w:rPr>
        <w:t xml:space="preserve"> </w:t>
      </w:r>
      <w:r>
        <w:rPr>
          <w:color w:val="393939"/>
        </w:rPr>
        <w:t>it</w:t>
      </w:r>
      <w:r>
        <w:rPr>
          <w:color w:val="393939"/>
          <w:spacing w:val="2"/>
        </w:rPr>
        <w:t xml:space="preserve"> </w:t>
      </w:r>
      <w:r>
        <w:rPr>
          <w:color w:val="393939"/>
        </w:rPr>
        <w:t>contains, we change</w:t>
      </w:r>
      <w:r>
        <w:rPr>
          <w:color w:val="393939"/>
          <w:spacing w:val="-3"/>
        </w:rPr>
        <w:t xml:space="preserve"> </w:t>
      </w:r>
      <w:r>
        <w:rPr>
          <w:color w:val="393939"/>
        </w:rPr>
        <w:t>the</w:t>
      </w:r>
      <w:r>
        <w:rPr>
          <w:color w:val="393939"/>
          <w:spacing w:val="2"/>
        </w:rPr>
        <w:t xml:space="preserve"> </w:t>
      </w:r>
      <w:r>
        <w:rPr>
          <w:rFonts w:ascii="Courier New"/>
          <w:color w:val="393939"/>
          <w:shd w:val="clear" w:color="auto" w:fill="EBEBEB"/>
        </w:rPr>
        <w:t>output26state</w:t>
      </w:r>
      <w:r>
        <w:rPr>
          <w:rFonts w:ascii="Courier New"/>
          <w:color w:val="393939"/>
          <w:spacing w:val="-70"/>
        </w:rPr>
        <w:t xml:space="preserve"> </w:t>
      </w:r>
      <w:r>
        <w:rPr>
          <w:color w:val="393939"/>
        </w:rPr>
        <w:t>variable</w:t>
      </w:r>
      <w:r>
        <w:rPr>
          <w:color w:val="393939"/>
          <w:spacing w:val="-58"/>
        </w:rPr>
        <w:t xml:space="preserve"> </w:t>
      </w:r>
      <w:r>
        <w:rPr>
          <w:color w:val="393939"/>
        </w:rPr>
        <w:t>to</w:t>
      </w:r>
      <w:r>
        <w:rPr>
          <w:color w:val="393939"/>
          <w:spacing w:val="-3"/>
        </w:rPr>
        <w:t xml:space="preserve"> </w:t>
      </w:r>
      <w:r>
        <w:rPr>
          <w:color w:val="393939"/>
        </w:rPr>
        <w:t>ON,</w:t>
      </w:r>
      <w:r>
        <w:rPr>
          <w:color w:val="393939"/>
          <w:spacing w:val="-1"/>
        </w:rPr>
        <w:t xml:space="preserve"> </w:t>
      </w:r>
      <w:r>
        <w:rPr>
          <w:color w:val="393939"/>
        </w:rPr>
        <w:t>and</w:t>
      </w:r>
      <w:r>
        <w:rPr>
          <w:color w:val="393939"/>
          <w:spacing w:val="-2"/>
        </w:rPr>
        <w:t xml:space="preserve"> </w:t>
      </w:r>
      <w:r>
        <w:rPr>
          <w:color w:val="393939"/>
        </w:rPr>
        <w:t>the ESP32</w:t>
      </w:r>
      <w:r>
        <w:rPr>
          <w:color w:val="393939"/>
          <w:spacing w:val="-2"/>
        </w:rPr>
        <w:t xml:space="preserve"> </w:t>
      </w:r>
      <w:r>
        <w:rPr>
          <w:color w:val="393939"/>
        </w:rPr>
        <w:t>turns</w:t>
      </w:r>
      <w:r>
        <w:rPr>
          <w:color w:val="393939"/>
          <w:spacing w:val="-2"/>
        </w:rPr>
        <w:t xml:space="preserve"> </w:t>
      </w:r>
      <w:r>
        <w:rPr>
          <w:color w:val="393939"/>
        </w:rPr>
        <w:t>the LED on.</w:t>
      </w:r>
    </w:p>
    <w:p w:rsidR="00DA6855" w:rsidRDefault="00660AD9">
      <w:pPr>
        <w:pStyle w:val="BodyText"/>
        <w:spacing w:before="3"/>
        <w:ind w:left="213" w:right="257"/>
      </w:pPr>
      <w:r>
        <w:rPr>
          <w:color w:val="393939"/>
        </w:rPr>
        <w:t>This works similarly for the other buttons. So, if you want to add more outputs, you should modify this part</w:t>
      </w:r>
      <w:r>
        <w:rPr>
          <w:color w:val="393939"/>
          <w:spacing w:val="-59"/>
        </w:rPr>
        <w:t xml:space="preserve"> </w:t>
      </w:r>
      <w:r>
        <w:rPr>
          <w:color w:val="393939"/>
        </w:rPr>
        <w:t>of</w:t>
      </w:r>
      <w:r>
        <w:rPr>
          <w:color w:val="393939"/>
          <w:spacing w:val="1"/>
        </w:rPr>
        <w:t xml:space="preserve"> </w:t>
      </w:r>
      <w:r>
        <w:rPr>
          <w:color w:val="393939"/>
        </w:rPr>
        <w:t>the code</w:t>
      </w:r>
      <w:r>
        <w:rPr>
          <w:color w:val="393939"/>
          <w:spacing w:val="-2"/>
        </w:rPr>
        <w:t xml:space="preserve"> </w:t>
      </w:r>
      <w:r>
        <w:rPr>
          <w:color w:val="393939"/>
        </w:rPr>
        <w:t>to</w:t>
      </w:r>
      <w:r>
        <w:rPr>
          <w:color w:val="393939"/>
          <w:spacing w:val="-2"/>
        </w:rPr>
        <w:t xml:space="preserve"> </w:t>
      </w:r>
      <w:r>
        <w:rPr>
          <w:color w:val="393939"/>
        </w:rPr>
        <w:t>include</w:t>
      </w:r>
      <w:r>
        <w:rPr>
          <w:color w:val="393939"/>
          <w:spacing w:val="-2"/>
        </w:rPr>
        <w:t xml:space="preserve"> </w:t>
      </w:r>
      <w:r>
        <w:rPr>
          <w:color w:val="393939"/>
        </w:rPr>
        <w:t>them.</w:t>
      </w:r>
    </w:p>
    <w:p w:rsidR="00DA6855" w:rsidRDefault="00DA6855">
      <w:pPr>
        <w:pStyle w:val="BodyText"/>
        <w:rPr>
          <w:sz w:val="24"/>
        </w:rPr>
      </w:pPr>
    </w:p>
    <w:p w:rsidR="00DA6855" w:rsidRDefault="00DA6855">
      <w:pPr>
        <w:pStyle w:val="BodyText"/>
        <w:spacing w:before="5"/>
        <w:rPr>
          <w:sz w:val="25"/>
        </w:rPr>
      </w:pPr>
    </w:p>
    <w:p w:rsidR="00DA6855" w:rsidRDefault="00660AD9">
      <w:pPr>
        <w:pStyle w:val="Heading3"/>
        <w:numPr>
          <w:ilvl w:val="0"/>
          <w:numId w:val="10"/>
        </w:numPr>
        <w:tabs>
          <w:tab w:val="left" w:pos="474"/>
        </w:tabs>
        <w:ind w:left="473" w:hanging="261"/>
        <w:rPr>
          <w:color w:val="393939"/>
        </w:rPr>
      </w:pPr>
      <w:r>
        <w:rPr>
          <w:color w:val="393939"/>
        </w:rPr>
        <w:t>Displaying</w:t>
      </w:r>
      <w:r>
        <w:rPr>
          <w:color w:val="393939"/>
          <w:spacing w:val="-3"/>
        </w:rPr>
        <w:t xml:space="preserve"> </w:t>
      </w:r>
      <w:r>
        <w:rPr>
          <w:color w:val="393939"/>
        </w:rPr>
        <w:t>the HTML</w:t>
      </w:r>
      <w:r>
        <w:rPr>
          <w:color w:val="393939"/>
          <w:spacing w:val="-2"/>
        </w:rPr>
        <w:t xml:space="preserve"> </w:t>
      </w:r>
      <w:r>
        <w:rPr>
          <w:color w:val="393939"/>
        </w:rPr>
        <w:t>web</w:t>
      </w:r>
      <w:r>
        <w:rPr>
          <w:color w:val="393939"/>
          <w:spacing w:val="-4"/>
        </w:rPr>
        <w:t xml:space="preserve"> </w:t>
      </w:r>
      <w:r>
        <w:rPr>
          <w:color w:val="393939"/>
        </w:rPr>
        <w:t>page</w:t>
      </w:r>
    </w:p>
    <w:p w:rsidR="00DA6855" w:rsidRDefault="00660AD9">
      <w:pPr>
        <w:pStyle w:val="BodyText"/>
        <w:spacing w:before="151"/>
        <w:ind w:left="213"/>
      </w:pPr>
      <w:r>
        <w:rPr>
          <w:color w:val="393939"/>
        </w:rPr>
        <w:t>The</w:t>
      </w:r>
      <w:r>
        <w:rPr>
          <w:color w:val="393939"/>
          <w:spacing w:val="-3"/>
        </w:rPr>
        <w:t xml:space="preserve"> </w:t>
      </w:r>
      <w:r>
        <w:rPr>
          <w:color w:val="393939"/>
        </w:rPr>
        <w:t>next</w:t>
      </w:r>
      <w:r>
        <w:rPr>
          <w:color w:val="393939"/>
          <w:spacing w:val="1"/>
        </w:rPr>
        <w:t xml:space="preserve"> </w:t>
      </w:r>
      <w:r>
        <w:rPr>
          <w:color w:val="393939"/>
        </w:rPr>
        <w:t>thing</w:t>
      </w:r>
      <w:r>
        <w:rPr>
          <w:color w:val="393939"/>
          <w:spacing w:val="-1"/>
        </w:rPr>
        <w:t xml:space="preserve"> </w:t>
      </w:r>
      <w:r>
        <w:rPr>
          <w:color w:val="393939"/>
        </w:rPr>
        <w:t>you</w:t>
      </w:r>
      <w:r>
        <w:rPr>
          <w:color w:val="393939"/>
          <w:spacing w:val="-1"/>
        </w:rPr>
        <w:t xml:space="preserve"> </w:t>
      </w:r>
      <w:r>
        <w:rPr>
          <w:color w:val="393939"/>
        </w:rPr>
        <w:t>need</w:t>
      </w:r>
      <w:r>
        <w:rPr>
          <w:color w:val="393939"/>
          <w:spacing w:val="-3"/>
        </w:rPr>
        <w:t xml:space="preserve"> </w:t>
      </w:r>
      <w:r>
        <w:rPr>
          <w:color w:val="393939"/>
        </w:rPr>
        <w:t>to</w:t>
      </w:r>
      <w:r>
        <w:rPr>
          <w:color w:val="393939"/>
          <w:spacing w:val="-1"/>
        </w:rPr>
        <w:t xml:space="preserve"> </w:t>
      </w:r>
      <w:r>
        <w:rPr>
          <w:color w:val="393939"/>
        </w:rPr>
        <w:t>do,</w:t>
      </w:r>
      <w:r>
        <w:rPr>
          <w:color w:val="393939"/>
          <w:spacing w:val="1"/>
        </w:rPr>
        <w:t xml:space="preserve"> </w:t>
      </w:r>
      <w:r>
        <w:rPr>
          <w:color w:val="393939"/>
        </w:rPr>
        <w:t>is</w:t>
      </w:r>
      <w:r>
        <w:rPr>
          <w:color w:val="393939"/>
          <w:spacing w:val="-2"/>
        </w:rPr>
        <w:t xml:space="preserve"> </w:t>
      </w:r>
      <w:r>
        <w:rPr>
          <w:color w:val="393939"/>
        </w:rPr>
        <w:t>creating</w:t>
      </w:r>
      <w:r>
        <w:rPr>
          <w:color w:val="393939"/>
          <w:spacing w:val="-1"/>
        </w:rPr>
        <w:t xml:space="preserve"> </w:t>
      </w:r>
      <w:r>
        <w:rPr>
          <w:color w:val="393939"/>
        </w:rPr>
        <w:t>the</w:t>
      </w:r>
      <w:r>
        <w:rPr>
          <w:color w:val="393939"/>
          <w:spacing w:val="-3"/>
        </w:rPr>
        <w:t xml:space="preserve"> </w:t>
      </w:r>
      <w:r>
        <w:rPr>
          <w:color w:val="393939"/>
        </w:rPr>
        <w:t>web</w:t>
      </w:r>
      <w:r>
        <w:rPr>
          <w:color w:val="393939"/>
          <w:spacing w:val="-1"/>
        </w:rPr>
        <w:t xml:space="preserve"> </w:t>
      </w:r>
      <w:r>
        <w:rPr>
          <w:color w:val="393939"/>
        </w:rPr>
        <w:t>page.</w:t>
      </w:r>
      <w:r>
        <w:rPr>
          <w:color w:val="393939"/>
          <w:spacing w:val="-4"/>
        </w:rPr>
        <w:t xml:space="preserve"> </w:t>
      </w:r>
      <w:r>
        <w:rPr>
          <w:color w:val="393939"/>
        </w:rPr>
        <w:t>The</w:t>
      </w:r>
      <w:r>
        <w:rPr>
          <w:color w:val="393939"/>
          <w:spacing w:val="-1"/>
        </w:rPr>
        <w:t xml:space="preserve"> </w:t>
      </w:r>
      <w:r>
        <w:rPr>
          <w:color w:val="393939"/>
        </w:rPr>
        <w:t>ESP32 will</w:t>
      </w:r>
      <w:r>
        <w:rPr>
          <w:color w:val="393939"/>
          <w:spacing w:val="-1"/>
        </w:rPr>
        <w:t xml:space="preserve"> </w:t>
      </w:r>
      <w:r>
        <w:rPr>
          <w:color w:val="393939"/>
        </w:rPr>
        <w:t>be</w:t>
      </w:r>
      <w:r>
        <w:rPr>
          <w:color w:val="393939"/>
          <w:spacing w:val="-1"/>
        </w:rPr>
        <w:t xml:space="preserve"> </w:t>
      </w:r>
      <w:r>
        <w:rPr>
          <w:color w:val="393939"/>
        </w:rPr>
        <w:t>sending</w:t>
      </w:r>
      <w:r>
        <w:rPr>
          <w:color w:val="393939"/>
          <w:spacing w:val="-1"/>
        </w:rPr>
        <w:t xml:space="preserve"> </w:t>
      </w:r>
      <w:r>
        <w:rPr>
          <w:color w:val="393939"/>
        </w:rPr>
        <w:t>a</w:t>
      </w:r>
      <w:r>
        <w:rPr>
          <w:color w:val="393939"/>
          <w:spacing w:val="-3"/>
        </w:rPr>
        <w:t xml:space="preserve"> </w:t>
      </w:r>
      <w:r>
        <w:rPr>
          <w:color w:val="393939"/>
        </w:rPr>
        <w:t>response</w:t>
      </w:r>
      <w:r>
        <w:rPr>
          <w:color w:val="393939"/>
          <w:spacing w:val="-3"/>
        </w:rPr>
        <w:t xml:space="preserve"> </w:t>
      </w:r>
      <w:r>
        <w:rPr>
          <w:color w:val="393939"/>
        </w:rPr>
        <w:t>to</w:t>
      </w:r>
      <w:r>
        <w:rPr>
          <w:color w:val="393939"/>
          <w:spacing w:val="-4"/>
        </w:rPr>
        <w:t xml:space="preserve"> </w:t>
      </w:r>
      <w:r>
        <w:rPr>
          <w:color w:val="393939"/>
        </w:rPr>
        <w:t>your</w:t>
      </w:r>
      <w:r>
        <w:rPr>
          <w:color w:val="393939"/>
          <w:spacing w:val="-59"/>
        </w:rPr>
        <w:t xml:space="preserve"> </w:t>
      </w:r>
      <w:r>
        <w:rPr>
          <w:color w:val="393939"/>
        </w:rPr>
        <w:t>browser</w:t>
      </w:r>
      <w:r>
        <w:rPr>
          <w:color w:val="393939"/>
          <w:spacing w:val="1"/>
        </w:rPr>
        <w:t xml:space="preserve"> </w:t>
      </w:r>
      <w:r>
        <w:rPr>
          <w:color w:val="393939"/>
        </w:rPr>
        <w:t>with some HTML code</w:t>
      </w:r>
      <w:r>
        <w:rPr>
          <w:color w:val="393939"/>
          <w:spacing w:val="-2"/>
        </w:rPr>
        <w:t xml:space="preserve"> </w:t>
      </w:r>
      <w:r>
        <w:rPr>
          <w:color w:val="393939"/>
        </w:rPr>
        <w:t>to build</w:t>
      </w:r>
      <w:r>
        <w:rPr>
          <w:color w:val="393939"/>
          <w:spacing w:val="-3"/>
        </w:rPr>
        <w:t xml:space="preserve"> </w:t>
      </w:r>
      <w:r>
        <w:rPr>
          <w:color w:val="393939"/>
        </w:rPr>
        <w:t>the web page.</w:t>
      </w:r>
    </w:p>
    <w:p w:rsidR="00DA6855" w:rsidRDefault="00DA6855">
      <w:pPr>
        <w:pStyle w:val="BodyText"/>
        <w:spacing w:before="8"/>
        <w:rPr>
          <w:sz w:val="21"/>
        </w:rPr>
      </w:pPr>
    </w:p>
    <w:p w:rsidR="00DA6855" w:rsidRDefault="00660AD9">
      <w:pPr>
        <w:pStyle w:val="BodyText"/>
        <w:spacing w:before="99" w:line="232" w:lineRule="auto"/>
        <w:ind w:left="213" w:right="638"/>
      </w:pPr>
      <w:r>
        <w:rPr>
          <w:color w:val="393939"/>
        </w:rPr>
        <w:t xml:space="preserve">The web page is sent to the client using this expressing </w:t>
      </w:r>
      <w:proofErr w:type="spellStart"/>
      <w:proofErr w:type="gramStart"/>
      <w:r>
        <w:rPr>
          <w:rFonts w:ascii="Courier New"/>
          <w:color w:val="393939"/>
          <w:shd w:val="clear" w:color="auto" w:fill="EBEBEB"/>
        </w:rPr>
        <w:t>client.println</w:t>
      </w:r>
      <w:proofErr w:type="spellEnd"/>
      <w:proofErr w:type="gramEnd"/>
      <w:r>
        <w:rPr>
          <w:rFonts w:ascii="Courier New"/>
          <w:color w:val="393939"/>
          <w:shd w:val="clear" w:color="auto" w:fill="EBEBEB"/>
        </w:rPr>
        <w:t>()</w:t>
      </w:r>
      <w:r>
        <w:rPr>
          <w:color w:val="393939"/>
        </w:rPr>
        <w:t>. You should enter what</w:t>
      </w:r>
      <w:r>
        <w:rPr>
          <w:color w:val="393939"/>
          <w:spacing w:val="-59"/>
        </w:rPr>
        <w:t xml:space="preserve"> </w:t>
      </w:r>
      <w:r>
        <w:rPr>
          <w:color w:val="393939"/>
        </w:rPr>
        <w:t>you</w:t>
      </w:r>
      <w:r>
        <w:rPr>
          <w:color w:val="393939"/>
          <w:spacing w:val="-1"/>
        </w:rPr>
        <w:t xml:space="preserve"> </w:t>
      </w:r>
      <w:r>
        <w:rPr>
          <w:color w:val="393939"/>
        </w:rPr>
        <w:t>want</w:t>
      </w:r>
      <w:r>
        <w:rPr>
          <w:color w:val="393939"/>
          <w:spacing w:val="2"/>
        </w:rPr>
        <w:t xml:space="preserve"> </w:t>
      </w:r>
      <w:r>
        <w:rPr>
          <w:color w:val="393939"/>
        </w:rPr>
        <w:t>to send</w:t>
      </w:r>
      <w:r>
        <w:rPr>
          <w:color w:val="393939"/>
          <w:spacing w:val="-2"/>
        </w:rPr>
        <w:t xml:space="preserve"> </w:t>
      </w:r>
      <w:r>
        <w:rPr>
          <w:color w:val="393939"/>
        </w:rPr>
        <w:t>to</w:t>
      </w:r>
      <w:r>
        <w:rPr>
          <w:color w:val="393939"/>
          <w:spacing w:val="-2"/>
        </w:rPr>
        <w:t xml:space="preserve"> </w:t>
      </w:r>
      <w:r>
        <w:rPr>
          <w:color w:val="393939"/>
        </w:rPr>
        <w:t>the</w:t>
      </w:r>
      <w:r>
        <w:rPr>
          <w:color w:val="393939"/>
          <w:spacing w:val="-2"/>
        </w:rPr>
        <w:t xml:space="preserve"> </w:t>
      </w:r>
      <w:r>
        <w:rPr>
          <w:color w:val="393939"/>
        </w:rPr>
        <w:t>client</w:t>
      </w:r>
      <w:r>
        <w:rPr>
          <w:color w:val="393939"/>
          <w:spacing w:val="2"/>
        </w:rPr>
        <w:t xml:space="preserve"> </w:t>
      </w:r>
      <w:r>
        <w:rPr>
          <w:color w:val="393939"/>
        </w:rPr>
        <w:t>as an</w:t>
      </w:r>
      <w:r>
        <w:rPr>
          <w:color w:val="393939"/>
          <w:spacing w:val="-2"/>
        </w:rPr>
        <w:t xml:space="preserve"> </w:t>
      </w:r>
      <w:r>
        <w:rPr>
          <w:color w:val="393939"/>
        </w:rPr>
        <w:t>argument.</w:t>
      </w:r>
    </w:p>
    <w:p w:rsidR="00DA6855" w:rsidRDefault="00660AD9">
      <w:pPr>
        <w:pStyle w:val="BodyText"/>
        <w:spacing w:before="1" w:after="4"/>
        <w:ind w:left="213"/>
      </w:pPr>
      <w:r>
        <w:rPr>
          <w:color w:val="393939"/>
        </w:rPr>
        <w:t>The</w:t>
      </w:r>
      <w:r>
        <w:rPr>
          <w:color w:val="393939"/>
          <w:spacing w:val="-6"/>
        </w:rPr>
        <w:t xml:space="preserve"> </w:t>
      </w:r>
      <w:r>
        <w:rPr>
          <w:color w:val="393939"/>
        </w:rPr>
        <w:t>first</w:t>
      </w:r>
      <w:r>
        <w:rPr>
          <w:color w:val="393939"/>
          <w:spacing w:val="-3"/>
        </w:rPr>
        <w:t xml:space="preserve"> </w:t>
      </w:r>
      <w:r>
        <w:rPr>
          <w:color w:val="393939"/>
        </w:rPr>
        <w:t>thing</w:t>
      </w:r>
      <w:r>
        <w:rPr>
          <w:color w:val="393939"/>
          <w:spacing w:val="1"/>
        </w:rPr>
        <w:t xml:space="preserve"> </w:t>
      </w:r>
      <w:r>
        <w:rPr>
          <w:color w:val="393939"/>
        </w:rPr>
        <w:t>we</w:t>
      </w:r>
      <w:r>
        <w:rPr>
          <w:color w:val="393939"/>
          <w:spacing w:val="-1"/>
        </w:rPr>
        <w:t xml:space="preserve"> </w:t>
      </w:r>
      <w:r>
        <w:rPr>
          <w:color w:val="393939"/>
        </w:rPr>
        <w:t>should</w:t>
      </w:r>
      <w:r>
        <w:rPr>
          <w:color w:val="393939"/>
          <w:spacing w:val="-3"/>
        </w:rPr>
        <w:t xml:space="preserve"> </w:t>
      </w:r>
      <w:r>
        <w:rPr>
          <w:color w:val="393939"/>
        </w:rPr>
        <w:t>send</w:t>
      </w:r>
      <w:r>
        <w:rPr>
          <w:color w:val="393939"/>
          <w:spacing w:val="-1"/>
        </w:rPr>
        <w:t xml:space="preserve"> </w:t>
      </w:r>
      <w:r>
        <w:rPr>
          <w:color w:val="393939"/>
        </w:rPr>
        <w:t>is</w:t>
      </w:r>
      <w:r>
        <w:rPr>
          <w:color w:val="393939"/>
          <w:spacing w:val="-1"/>
        </w:rPr>
        <w:t xml:space="preserve"> </w:t>
      </w:r>
      <w:r>
        <w:rPr>
          <w:color w:val="393939"/>
        </w:rPr>
        <w:t>always the</w:t>
      </w:r>
      <w:r>
        <w:rPr>
          <w:color w:val="393939"/>
          <w:spacing w:val="-3"/>
        </w:rPr>
        <w:t xml:space="preserve"> </w:t>
      </w:r>
      <w:r>
        <w:rPr>
          <w:color w:val="393939"/>
        </w:rPr>
        <w:t>following</w:t>
      </w:r>
      <w:r>
        <w:rPr>
          <w:color w:val="393939"/>
          <w:spacing w:val="1"/>
        </w:rPr>
        <w:t xml:space="preserve"> </w:t>
      </w:r>
      <w:r>
        <w:rPr>
          <w:color w:val="393939"/>
        </w:rPr>
        <w:t>line,</w:t>
      </w:r>
      <w:r>
        <w:rPr>
          <w:color w:val="393939"/>
          <w:spacing w:val="-2"/>
        </w:rPr>
        <w:t xml:space="preserve"> </w:t>
      </w:r>
      <w:r>
        <w:rPr>
          <w:color w:val="393939"/>
        </w:rPr>
        <w:t>that</w:t>
      </w:r>
      <w:r>
        <w:rPr>
          <w:color w:val="393939"/>
          <w:spacing w:val="1"/>
        </w:rPr>
        <w:t xml:space="preserve"> </w:t>
      </w:r>
      <w:r>
        <w:rPr>
          <w:color w:val="393939"/>
        </w:rPr>
        <w:t>indicates</w:t>
      </w:r>
      <w:r>
        <w:rPr>
          <w:color w:val="393939"/>
          <w:spacing w:val="-3"/>
        </w:rPr>
        <w:t xml:space="preserve"> </w:t>
      </w:r>
      <w:r>
        <w:rPr>
          <w:color w:val="393939"/>
        </w:rPr>
        <w:t>that we</w:t>
      </w:r>
      <w:r>
        <w:rPr>
          <w:color w:val="393939"/>
          <w:spacing w:val="-2"/>
        </w:rPr>
        <w:t xml:space="preserve"> </w:t>
      </w:r>
      <w:r>
        <w:rPr>
          <w:color w:val="393939"/>
        </w:rPr>
        <w:t>are</w:t>
      </w:r>
      <w:r>
        <w:rPr>
          <w:color w:val="393939"/>
          <w:spacing w:val="-3"/>
        </w:rPr>
        <w:t xml:space="preserve"> </w:t>
      </w:r>
      <w:r>
        <w:rPr>
          <w:color w:val="393939"/>
        </w:rPr>
        <w:t>sending</w:t>
      </w:r>
      <w:r>
        <w:rPr>
          <w:color w:val="393939"/>
          <w:spacing w:val="-1"/>
        </w:rPr>
        <w:t xml:space="preserve"> </w:t>
      </w:r>
      <w:r>
        <w:rPr>
          <w:color w:val="393939"/>
        </w:rPr>
        <w:t>HTML.</w:t>
      </w:r>
    </w:p>
    <w:p w:rsidR="00DA6855" w:rsidRDefault="00AF5842">
      <w:pPr>
        <w:pStyle w:val="BodyText"/>
        <w:ind w:left="184"/>
        <w:rPr>
          <w:sz w:val="20"/>
        </w:rPr>
      </w:pPr>
      <w:r>
        <w:rPr>
          <w:noProof/>
          <w:sz w:val="20"/>
        </w:rPr>
        <mc:AlternateContent>
          <mc:Choice Requires="wps">
            <w:drawing>
              <wp:inline distT="0" distB="0" distL="0" distR="0">
                <wp:extent cx="6573520" cy="341630"/>
                <wp:effectExtent l="2540" t="0" r="0" b="0"/>
                <wp:docPr id="98"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341630"/>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ind w:left="28" w:right="5255"/>
                              <w:rPr>
                                <w:rFonts w:ascii="Consolas"/>
                                <w:sz w:val="23"/>
                              </w:rPr>
                            </w:pPr>
                            <w:r>
                              <w:rPr>
                                <w:rFonts w:ascii="Consolas"/>
                                <w:color w:val="6F8090"/>
                                <w:sz w:val="23"/>
                              </w:rPr>
                              <w:t>// Display the HTML web page</w:t>
                            </w:r>
                            <w:r>
                              <w:rPr>
                                <w:rFonts w:ascii="Consolas"/>
                                <w:color w:val="6F8090"/>
                                <w:spacing w:val="1"/>
                                <w:sz w:val="23"/>
                              </w:rPr>
                              <w:t xml:space="preserve"> </w:t>
                            </w:r>
                            <w:proofErr w:type="spellStart"/>
                            <w:proofErr w:type="gramStart"/>
                            <w:r>
                              <w:rPr>
                                <w:rFonts w:ascii="Consolas"/>
                                <w:sz w:val="23"/>
                              </w:rPr>
                              <w:t>client</w:t>
                            </w:r>
                            <w:r>
                              <w:rPr>
                                <w:rFonts w:ascii="Consolas"/>
                                <w:color w:val="999999"/>
                                <w:sz w:val="23"/>
                              </w:rPr>
                              <w:t>.</w:t>
                            </w:r>
                            <w:r>
                              <w:rPr>
                                <w:rFonts w:ascii="Consolas"/>
                                <w:color w:val="DD4968"/>
                                <w:sz w:val="23"/>
                              </w:rPr>
                              <w:t>println</w:t>
                            </w:r>
                            <w:proofErr w:type="spellEnd"/>
                            <w:proofErr w:type="gramEnd"/>
                            <w:r>
                              <w:rPr>
                                <w:rFonts w:ascii="Consolas"/>
                                <w:color w:val="999999"/>
                                <w:sz w:val="23"/>
                              </w:rPr>
                              <w:t>(</w:t>
                            </w:r>
                            <w:r>
                              <w:rPr>
                                <w:rFonts w:ascii="Consolas"/>
                                <w:color w:val="669900"/>
                                <w:sz w:val="23"/>
                              </w:rPr>
                              <w:t>"&lt;!DOCTYPE</w:t>
                            </w:r>
                            <w:r>
                              <w:rPr>
                                <w:rFonts w:ascii="Consolas"/>
                                <w:color w:val="669900"/>
                                <w:spacing w:val="-10"/>
                                <w:sz w:val="23"/>
                              </w:rPr>
                              <w:t xml:space="preserve"> </w:t>
                            </w:r>
                            <w:r>
                              <w:rPr>
                                <w:rFonts w:ascii="Consolas"/>
                                <w:color w:val="669900"/>
                                <w:sz w:val="23"/>
                              </w:rPr>
                              <w:t>html&gt;&lt;html&gt;"</w:t>
                            </w:r>
                            <w:r>
                              <w:rPr>
                                <w:rFonts w:ascii="Consolas"/>
                                <w:color w:val="999999"/>
                                <w:sz w:val="23"/>
                              </w:rPr>
                              <w:t>);</w:t>
                            </w:r>
                          </w:p>
                        </w:txbxContent>
                      </wps:txbx>
                      <wps:bodyPr rot="0" vert="horz" wrap="square" lIns="0" tIns="0" rIns="0" bIns="0" anchor="t" anchorCtr="0" upright="1">
                        <a:noAutofit/>
                      </wps:bodyPr>
                    </wps:wsp>
                  </a:graphicData>
                </a:graphic>
              </wp:inline>
            </w:drawing>
          </mc:Choice>
          <mc:Fallback>
            <w:pict>
              <v:shape id="Text Box 145" o:spid="_x0000_s1039" type="#_x0000_t202" style="width:517.6pt;height:2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" fillcolor="#f5f1ef" stroked="f">
                <v:textbox inset="0,0,0,0">
                  <w:txbxContent>
                    <w:p w:rsidR="00660AD9" w:rsidRDefault="00660AD9">
                      <w:pPr>
                        <w:ind w:left="28" w:right="5255"/>
                        <w:rPr>
                          <w:rFonts w:ascii="Consolas"/>
                          <w:sz w:val="23"/>
                        </w:rPr>
                      </w:pPr>
                      <w:r>
                        <w:rPr>
                          <w:rFonts w:ascii="Consolas"/>
                          <w:color w:val="6F8090"/>
                          <w:sz w:val="23"/>
                        </w:rPr>
                        <w:t>// Display the HTML web page</w:t>
                      </w:r>
                      <w:r>
                        <w:rPr>
                          <w:rFonts w:ascii="Consolas"/>
                          <w:color w:val="6F8090"/>
                          <w:spacing w:val="1"/>
                          <w:sz w:val="23"/>
                        </w:rPr>
                        <w:t xml:space="preserve"> </w:t>
                      </w:r>
                      <w:proofErr w:type="spellStart"/>
                      <w:proofErr w:type="gramStart"/>
                      <w:r>
                        <w:rPr>
                          <w:rFonts w:ascii="Consolas"/>
                          <w:sz w:val="23"/>
                        </w:rPr>
                        <w:t>client</w:t>
                      </w:r>
                      <w:r>
                        <w:rPr>
                          <w:rFonts w:ascii="Consolas"/>
                          <w:color w:val="999999"/>
                          <w:sz w:val="23"/>
                        </w:rPr>
                        <w:t>.</w:t>
                      </w:r>
                      <w:r>
                        <w:rPr>
                          <w:rFonts w:ascii="Consolas"/>
                          <w:color w:val="DD4968"/>
                          <w:sz w:val="23"/>
                        </w:rPr>
                        <w:t>println</w:t>
                      </w:r>
                      <w:proofErr w:type="spellEnd"/>
                      <w:proofErr w:type="gramEnd"/>
                      <w:r>
                        <w:rPr>
                          <w:rFonts w:ascii="Consolas"/>
                          <w:color w:val="999999"/>
                          <w:sz w:val="23"/>
                        </w:rPr>
                        <w:t>(</w:t>
                      </w:r>
                      <w:r>
                        <w:rPr>
                          <w:rFonts w:ascii="Consolas"/>
                          <w:color w:val="669900"/>
                          <w:sz w:val="23"/>
                        </w:rPr>
                        <w:t>"&lt;!DOCTYPE</w:t>
                      </w:r>
                      <w:r>
                        <w:rPr>
                          <w:rFonts w:ascii="Consolas"/>
                          <w:color w:val="669900"/>
                          <w:spacing w:val="-10"/>
                          <w:sz w:val="23"/>
                        </w:rPr>
                        <w:t xml:space="preserve"> </w:t>
                      </w:r>
                      <w:r>
                        <w:rPr>
                          <w:rFonts w:ascii="Consolas"/>
                          <w:color w:val="669900"/>
                          <w:sz w:val="23"/>
                        </w:rPr>
                        <w:t>html&gt;&lt;html&gt;"</w:t>
                      </w:r>
                      <w:r>
                        <w:rPr>
                          <w:rFonts w:ascii="Consolas"/>
                          <w:color w:val="999999"/>
                          <w:sz w:val="23"/>
                        </w:rPr>
                        <w:t>);</w:t>
                      </w:r>
                    </w:p>
                  </w:txbxContent>
                </v:textbox>
                <w10:anchorlock/>
              </v:shape>
            </w:pict>
          </mc:Fallback>
        </mc:AlternateContent>
      </w:r>
    </w:p>
    <w:p w:rsidR="00DA6855" w:rsidRDefault="00DA6855">
      <w:pPr>
        <w:pStyle w:val="BodyText"/>
        <w:spacing w:before="3"/>
        <w:rPr>
          <w:sz w:val="12"/>
        </w:rPr>
      </w:pPr>
    </w:p>
    <w:p w:rsidR="00DA6855" w:rsidRDefault="00660AD9">
      <w:pPr>
        <w:pStyle w:val="BodyText"/>
        <w:spacing w:before="93" w:after="2"/>
        <w:ind w:left="213"/>
      </w:pPr>
      <w:r>
        <w:rPr>
          <w:color w:val="393939"/>
        </w:rPr>
        <w:t>Then,</w:t>
      </w:r>
      <w:r>
        <w:rPr>
          <w:color w:val="393939"/>
          <w:spacing w:val="-2"/>
        </w:rPr>
        <w:t xml:space="preserve"> </w:t>
      </w:r>
      <w:r>
        <w:rPr>
          <w:color w:val="393939"/>
        </w:rPr>
        <w:t>the</w:t>
      </w:r>
      <w:r>
        <w:rPr>
          <w:color w:val="393939"/>
          <w:spacing w:val="-3"/>
        </w:rPr>
        <w:t xml:space="preserve"> </w:t>
      </w:r>
      <w:r>
        <w:rPr>
          <w:color w:val="393939"/>
        </w:rPr>
        <w:t>following</w:t>
      </w:r>
      <w:r>
        <w:rPr>
          <w:color w:val="393939"/>
          <w:spacing w:val="1"/>
        </w:rPr>
        <w:t xml:space="preserve"> </w:t>
      </w:r>
      <w:r>
        <w:rPr>
          <w:color w:val="393939"/>
        </w:rPr>
        <w:t>line</w:t>
      </w:r>
      <w:r>
        <w:rPr>
          <w:color w:val="393939"/>
          <w:spacing w:val="-3"/>
        </w:rPr>
        <w:t xml:space="preserve"> </w:t>
      </w:r>
      <w:r>
        <w:rPr>
          <w:color w:val="393939"/>
        </w:rPr>
        <w:t>makes</w:t>
      </w:r>
      <w:r>
        <w:rPr>
          <w:color w:val="393939"/>
          <w:spacing w:val="-2"/>
        </w:rPr>
        <w:t xml:space="preserve"> </w:t>
      </w:r>
      <w:r>
        <w:rPr>
          <w:color w:val="393939"/>
        </w:rPr>
        <w:t>the</w:t>
      </w:r>
      <w:r>
        <w:rPr>
          <w:color w:val="393939"/>
          <w:spacing w:val="-3"/>
        </w:rPr>
        <w:t xml:space="preserve"> </w:t>
      </w:r>
      <w:r>
        <w:rPr>
          <w:color w:val="393939"/>
        </w:rPr>
        <w:t>web</w:t>
      </w:r>
      <w:r>
        <w:rPr>
          <w:color w:val="393939"/>
          <w:spacing w:val="-1"/>
        </w:rPr>
        <w:t xml:space="preserve"> </w:t>
      </w:r>
      <w:r>
        <w:rPr>
          <w:color w:val="393939"/>
        </w:rPr>
        <w:t>page</w:t>
      </w:r>
      <w:r>
        <w:rPr>
          <w:color w:val="393939"/>
          <w:spacing w:val="-2"/>
        </w:rPr>
        <w:t xml:space="preserve"> </w:t>
      </w:r>
      <w:r>
        <w:rPr>
          <w:color w:val="393939"/>
        </w:rPr>
        <w:t>responsive</w:t>
      </w:r>
      <w:r>
        <w:rPr>
          <w:color w:val="393939"/>
          <w:spacing w:val="-1"/>
        </w:rPr>
        <w:t xml:space="preserve"> </w:t>
      </w:r>
      <w:r>
        <w:rPr>
          <w:color w:val="393939"/>
        </w:rPr>
        <w:t>in</w:t>
      </w:r>
      <w:r>
        <w:rPr>
          <w:color w:val="393939"/>
          <w:spacing w:val="-1"/>
        </w:rPr>
        <w:t xml:space="preserve"> </w:t>
      </w:r>
      <w:r>
        <w:rPr>
          <w:color w:val="393939"/>
        </w:rPr>
        <w:t>any</w:t>
      </w:r>
      <w:r>
        <w:rPr>
          <w:color w:val="393939"/>
          <w:spacing w:val="-1"/>
        </w:rPr>
        <w:t xml:space="preserve"> </w:t>
      </w:r>
      <w:r>
        <w:rPr>
          <w:color w:val="393939"/>
        </w:rPr>
        <w:t>web</w:t>
      </w:r>
      <w:r>
        <w:rPr>
          <w:color w:val="393939"/>
          <w:spacing w:val="-1"/>
        </w:rPr>
        <w:t xml:space="preserve"> </w:t>
      </w:r>
      <w:r>
        <w:rPr>
          <w:color w:val="393939"/>
        </w:rPr>
        <w:t>browser.</w:t>
      </w:r>
    </w:p>
    <w:p w:rsidR="00DA6855" w:rsidRDefault="00AF5842">
      <w:pPr>
        <w:pStyle w:val="BodyText"/>
        <w:ind w:left="184"/>
        <w:rPr>
          <w:sz w:val="20"/>
        </w:rPr>
      </w:pPr>
      <w:r>
        <w:rPr>
          <w:noProof/>
          <w:sz w:val="20"/>
        </w:rPr>
        <mc:AlternateContent>
          <mc:Choice Requires="wps">
            <w:drawing>
              <wp:inline distT="0" distB="0" distL="0" distR="0">
                <wp:extent cx="6573520" cy="341630"/>
                <wp:effectExtent l="2540" t="1270" r="0" b="0"/>
                <wp:docPr id="97"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341630"/>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ind w:left="28" w:right="834"/>
                              <w:rPr>
                                <w:rFonts w:ascii="Consolas"/>
                                <w:sz w:val="23"/>
                              </w:rPr>
                            </w:pPr>
                            <w:proofErr w:type="spellStart"/>
                            <w:proofErr w:type="gramStart"/>
                            <w:r>
                              <w:rPr>
                                <w:rFonts w:ascii="Consolas"/>
                                <w:sz w:val="23"/>
                              </w:rPr>
                              <w:t>client</w:t>
                            </w:r>
                            <w:r>
                              <w:rPr>
                                <w:rFonts w:ascii="Consolas"/>
                                <w:color w:val="999999"/>
                                <w:sz w:val="23"/>
                              </w:rPr>
                              <w:t>.</w:t>
                            </w:r>
                            <w:r>
                              <w:rPr>
                                <w:rFonts w:ascii="Consolas"/>
                                <w:color w:val="DD4968"/>
                                <w:sz w:val="23"/>
                              </w:rPr>
                              <w:t>println</w:t>
                            </w:r>
                            <w:proofErr w:type="spellEnd"/>
                            <w:proofErr w:type="gramEnd"/>
                            <w:r>
                              <w:rPr>
                                <w:rFonts w:ascii="Consolas"/>
                                <w:color w:val="999999"/>
                                <w:sz w:val="23"/>
                              </w:rPr>
                              <w:t>(</w:t>
                            </w:r>
                            <w:r>
                              <w:rPr>
                                <w:rFonts w:ascii="Consolas"/>
                                <w:color w:val="669900"/>
                                <w:sz w:val="23"/>
                              </w:rPr>
                              <w:t>"&lt;head&gt;&lt;meta name=\"viewport\" content=\"width=device-width,</w:t>
                            </w:r>
                            <w:r>
                              <w:rPr>
                                <w:rFonts w:ascii="Consolas"/>
                                <w:color w:val="669900"/>
                                <w:spacing w:val="-124"/>
                                <w:sz w:val="23"/>
                              </w:rPr>
                              <w:t xml:space="preserve"> </w:t>
                            </w:r>
                            <w:r>
                              <w:rPr>
                                <w:rFonts w:ascii="Consolas"/>
                                <w:color w:val="669900"/>
                                <w:sz w:val="23"/>
                              </w:rPr>
                              <w:t>initial-scale=1\"&gt;"</w:t>
                            </w:r>
                            <w:r>
                              <w:rPr>
                                <w:rFonts w:ascii="Consolas"/>
                                <w:color w:val="999999"/>
                                <w:sz w:val="23"/>
                              </w:rPr>
                              <w:t>);</w:t>
                            </w:r>
                          </w:p>
                        </w:txbxContent>
                      </wps:txbx>
                      <wps:bodyPr rot="0" vert="horz" wrap="square" lIns="0" tIns="0" rIns="0" bIns="0" anchor="t" anchorCtr="0" upright="1">
                        <a:noAutofit/>
                      </wps:bodyPr>
                    </wps:wsp>
                  </a:graphicData>
                </a:graphic>
              </wp:inline>
            </w:drawing>
          </mc:Choice>
          <mc:Fallback>
            <w:pict>
              <v:shape id="Text Box 144" o:spid="_x0000_s1040" type="#_x0000_t202" style="width:517.6pt;height:2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" fillcolor="#f5f1ef" stroked="f">
                <v:textbox inset="0,0,0,0">
                  <w:txbxContent>
                    <w:p w:rsidR="00660AD9" w:rsidRDefault="00660AD9">
                      <w:pPr>
                        <w:ind w:left="28" w:right="834"/>
                        <w:rPr>
                          <w:rFonts w:ascii="Consolas"/>
                          <w:sz w:val="23"/>
                        </w:rPr>
                      </w:pPr>
                      <w:proofErr w:type="spellStart"/>
                      <w:proofErr w:type="gramStart"/>
                      <w:r>
                        <w:rPr>
                          <w:rFonts w:ascii="Consolas"/>
                          <w:sz w:val="23"/>
                        </w:rPr>
                        <w:t>client</w:t>
                      </w:r>
                      <w:r>
                        <w:rPr>
                          <w:rFonts w:ascii="Consolas"/>
                          <w:color w:val="999999"/>
                          <w:sz w:val="23"/>
                        </w:rPr>
                        <w:t>.</w:t>
                      </w:r>
                      <w:r>
                        <w:rPr>
                          <w:rFonts w:ascii="Consolas"/>
                          <w:color w:val="DD4968"/>
                          <w:sz w:val="23"/>
                        </w:rPr>
                        <w:t>println</w:t>
                      </w:r>
                      <w:proofErr w:type="spellEnd"/>
                      <w:proofErr w:type="gramEnd"/>
                      <w:r>
                        <w:rPr>
                          <w:rFonts w:ascii="Consolas"/>
                          <w:color w:val="999999"/>
                          <w:sz w:val="23"/>
                        </w:rPr>
                        <w:t>(</w:t>
                      </w:r>
                      <w:r>
                        <w:rPr>
                          <w:rFonts w:ascii="Consolas"/>
                          <w:color w:val="669900"/>
                          <w:sz w:val="23"/>
                        </w:rPr>
                        <w:t>"&lt;head&gt;&lt;meta name=\"viewport\" content=\"width=device-width,</w:t>
                      </w:r>
                      <w:r>
                        <w:rPr>
                          <w:rFonts w:ascii="Consolas"/>
                          <w:color w:val="669900"/>
                          <w:spacing w:val="-124"/>
                          <w:sz w:val="23"/>
                        </w:rPr>
                        <w:t xml:space="preserve"> </w:t>
                      </w:r>
                      <w:r>
                        <w:rPr>
                          <w:rFonts w:ascii="Consolas"/>
                          <w:color w:val="669900"/>
                          <w:sz w:val="23"/>
                        </w:rPr>
                        <w:t>initial-scale=1\"&gt;"</w:t>
                      </w:r>
                      <w:r>
                        <w:rPr>
                          <w:rFonts w:ascii="Consolas"/>
                          <w:color w:val="999999"/>
                          <w:sz w:val="23"/>
                        </w:rPr>
                        <w:t>);</w:t>
                      </w:r>
                    </w:p>
                  </w:txbxContent>
                </v:textbox>
                <w10:anchorlock/>
              </v:shape>
            </w:pict>
          </mc:Fallback>
        </mc:AlternateContent>
      </w:r>
    </w:p>
    <w:p w:rsidR="00DA6855" w:rsidRDefault="00DA6855">
      <w:pPr>
        <w:pStyle w:val="BodyText"/>
        <w:spacing w:before="3"/>
        <w:rPr>
          <w:sz w:val="17"/>
        </w:rPr>
      </w:pPr>
    </w:p>
    <w:p w:rsidR="00DA6855" w:rsidRDefault="00660AD9">
      <w:pPr>
        <w:pStyle w:val="BodyText"/>
        <w:spacing w:before="93" w:after="2"/>
        <w:ind w:left="213"/>
      </w:pPr>
      <w:r>
        <w:rPr>
          <w:color w:val="393939"/>
        </w:rPr>
        <w:t>And</w:t>
      </w:r>
      <w:r>
        <w:rPr>
          <w:color w:val="393939"/>
          <w:spacing w:val="-2"/>
        </w:rPr>
        <w:t xml:space="preserve"> </w:t>
      </w:r>
      <w:r>
        <w:rPr>
          <w:color w:val="393939"/>
        </w:rPr>
        <w:t>the</w:t>
      </w:r>
      <w:r>
        <w:rPr>
          <w:color w:val="393939"/>
          <w:spacing w:val="-6"/>
        </w:rPr>
        <w:t xml:space="preserve"> </w:t>
      </w:r>
      <w:r>
        <w:rPr>
          <w:color w:val="393939"/>
        </w:rPr>
        <w:t>following</w:t>
      </w:r>
      <w:r>
        <w:rPr>
          <w:color w:val="393939"/>
          <w:spacing w:val="1"/>
        </w:rPr>
        <w:t xml:space="preserve"> </w:t>
      </w:r>
      <w:r>
        <w:rPr>
          <w:color w:val="393939"/>
        </w:rPr>
        <w:t>is used</w:t>
      </w:r>
      <w:r>
        <w:rPr>
          <w:color w:val="393939"/>
          <w:spacing w:val="-3"/>
        </w:rPr>
        <w:t xml:space="preserve"> </w:t>
      </w:r>
      <w:r>
        <w:rPr>
          <w:color w:val="393939"/>
        </w:rPr>
        <w:t>to</w:t>
      </w:r>
      <w:r>
        <w:rPr>
          <w:color w:val="393939"/>
          <w:spacing w:val="-3"/>
        </w:rPr>
        <w:t xml:space="preserve"> </w:t>
      </w:r>
      <w:r>
        <w:rPr>
          <w:color w:val="393939"/>
        </w:rPr>
        <w:t>prevent</w:t>
      </w:r>
      <w:r>
        <w:rPr>
          <w:color w:val="393939"/>
          <w:spacing w:val="-2"/>
        </w:rPr>
        <w:t xml:space="preserve"> </w:t>
      </w:r>
      <w:r>
        <w:rPr>
          <w:color w:val="393939"/>
        </w:rPr>
        <w:t>requests on</w:t>
      </w:r>
      <w:r>
        <w:rPr>
          <w:color w:val="393939"/>
          <w:spacing w:val="-3"/>
        </w:rPr>
        <w:t xml:space="preserve"> </w:t>
      </w:r>
      <w:r>
        <w:rPr>
          <w:color w:val="393939"/>
        </w:rPr>
        <w:t>the</w:t>
      </w:r>
      <w:r>
        <w:rPr>
          <w:color w:val="393939"/>
          <w:spacing w:val="-3"/>
        </w:rPr>
        <w:t xml:space="preserve"> </w:t>
      </w:r>
      <w:r>
        <w:rPr>
          <w:color w:val="393939"/>
        </w:rPr>
        <w:t>favicon.</w:t>
      </w:r>
      <w:r>
        <w:rPr>
          <w:color w:val="393939"/>
          <w:spacing w:val="5"/>
        </w:rPr>
        <w:t xml:space="preserve"> </w:t>
      </w:r>
      <w:r>
        <w:rPr>
          <w:color w:val="393939"/>
        </w:rPr>
        <w:t>–</w:t>
      </w:r>
      <w:r>
        <w:rPr>
          <w:color w:val="393939"/>
          <w:spacing w:val="-3"/>
        </w:rPr>
        <w:t xml:space="preserve"> </w:t>
      </w:r>
      <w:r>
        <w:rPr>
          <w:color w:val="393939"/>
        </w:rPr>
        <w:t>You</w:t>
      </w:r>
      <w:r>
        <w:rPr>
          <w:color w:val="393939"/>
          <w:spacing w:val="-1"/>
        </w:rPr>
        <w:t xml:space="preserve"> </w:t>
      </w:r>
      <w:r>
        <w:rPr>
          <w:color w:val="393939"/>
        </w:rPr>
        <w:t>don’t</w:t>
      </w:r>
      <w:r>
        <w:rPr>
          <w:color w:val="393939"/>
          <w:spacing w:val="-2"/>
        </w:rPr>
        <w:t xml:space="preserve"> </w:t>
      </w:r>
      <w:r>
        <w:rPr>
          <w:color w:val="393939"/>
        </w:rPr>
        <w:t>need</w:t>
      </w:r>
      <w:r>
        <w:rPr>
          <w:color w:val="393939"/>
          <w:spacing w:val="-1"/>
        </w:rPr>
        <w:t xml:space="preserve"> </w:t>
      </w:r>
      <w:r>
        <w:rPr>
          <w:color w:val="393939"/>
        </w:rPr>
        <w:t>to</w:t>
      </w:r>
      <w:r>
        <w:rPr>
          <w:color w:val="393939"/>
          <w:spacing w:val="-3"/>
        </w:rPr>
        <w:t xml:space="preserve"> </w:t>
      </w:r>
      <w:r>
        <w:rPr>
          <w:color w:val="393939"/>
        </w:rPr>
        <w:t>worry</w:t>
      </w:r>
      <w:r>
        <w:rPr>
          <w:color w:val="393939"/>
          <w:spacing w:val="-3"/>
        </w:rPr>
        <w:t xml:space="preserve"> </w:t>
      </w:r>
      <w:r>
        <w:rPr>
          <w:color w:val="393939"/>
        </w:rPr>
        <w:t>about</w:t>
      </w:r>
      <w:r>
        <w:rPr>
          <w:color w:val="393939"/>
          <w:spacing w:val="-3"/>
        </w:rPr>
        <w:t xml:space="preserve"> </w:t>
      </w:r>
      <w:r>
        <w:rPr>
          <w:color w:val="393939"/>
        </w:rPr>
        <w:t>this line.</w:t>
      </w:r>
    </w:p>
    <w:p w:rsidR="00DA6855" w:rsidRDefault="00AF5842">
      <w:pPr>
        <w:pStyle w:val="BodyText"/>
        <w:ind w:left="184"/>
        <w:rPr>
          <w:sz w:val="20"/>
        </w:rPr>
      </w:pPr>
      <w:r>
        <w:rPr>
          <w:noProof/>
          <w:sz w:val="20"/>
        </w:rPr>
        <mc:AlternateContent>
          <mc:Choice Requires="wps">
            <w:drawing>
              <wp:inline distT="0" distB="0" distL="0" distR="0">
                <wp:extent cx="6573520" cy="170815"/>
                <wp:effectExtent l="2540" t="0" r="0" b="0"/>
                <wp:docPr id="96"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170815"/>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spacing w:line="269" w:lineRule="exact"/>
                              <w:ind w:left="28"/>
                              <w:rPr>
                                <w:rFonts w:ascii="Consolas"/>
                                <w:sz w:val="23"/>
                              </w:rPr>
                            </w:pPr>
                            <w:proofErr w:type="spellStart"/>
                            <w:proofErr w:type="gramStart"/>
                            <w:r>
                              <w:rPr>
                                <w:rFonts w:ascii="Consolas"/>
                                <w:sz w:val="23"/>
                              </w:rPr>
                              <w:t>client</w:t>
                            </w:r>
                            <w:r>
                              <w:rPr>
                                <w:rFonts w:ascii="Consolas"/>
                                <w:color w:val="999999"/>
                                <w:sz w:val="23"/>
                              </w:rPr>
                              <w:t>.</w:t>
                            </w:r>
                            <w:r>
                              <w:rPr>
                                <w:rFonts w:ascii="Consolas"/>
                                <w:color w:val="DD4968"/>
                                <w:sz w:val="23"/>
                              </w:rPr>
                              <w:t>println</w:t>
                            </w:r>
                            <w:proofErr w:type="spellEnd"/>
                            <w:proofErr w:type="gramEnd"/>
                            <w:r>
                              <w:rPr>
                                <w:rFonts w:ascii="Consolas"/>
                                <w:color w:val="999999"/>
                                <w:sz w:val="23"/>
                              </w:rPr>
                              <w:t>(</w:t>
                            </w:r>
                            <w:r>
                              <w:rPr>
                                <w:rFonts w:ascii="Consolas"/>
                                <w:color w:val="669900"/>
                                <w:sz w:val="23"/>
                              </w:rPr>
                              <w:t>"&lt;link</w:t>
                            </w:r>
                            <w:r>
                              <w:rPr>
                                <w:rFonts w:ascii="Consolas"/>
                                <w:color w:val="669900"/>
                                <w:spacing w:val="-3"/>
                                <w:sz w:val="23"/>
                              </w:rPr>
                              <w:t xml:space="preserve"> </w:t>
                            </w:r>
                            <w:proofErr w:type="spellStart"/>
                            <w:r>
                              <w:rPr>
                                <w:rFonts w:ascii="Consolas"/>
                                <w:color w:val="669900"/>
                                <w:sz w:val="23"/>
                              </w:rPr>
                              <w:t>rel</w:t>
                            </w:r>
                            <w:proofErr w:type="spellEnd"/>
                            <w:r>
                              <w:rPr>
                                <w:rFonts w:ascii="Consolas"/>
                                <w:color w:val="669900"/>
                                <w:sz w:val="23"/>
                              </w:rPr>
                              <w:t>=\"icon\"</w:t>
                            </w:r>
                            <w:r>
                              <w:rPr>
                                <w:rFonts w:ascii="Consolas"/>
                                <w:color w:val="669900"/>
                                <w:spacing w:val="-4"/>
                                <w:sz w:val="23"/>
                              </w:rPr>
                              <w:t xml:space="preserve"> </w:t>
                            </w:r>
                            <w:proofErr w:type="spellStart"/>
                            <w:r>
                              <w:rPr>
                                <w:rFonts w:ascii="Consolas"/>
                                <w:color w:val="669900"/>
                                <w:sz w:val="23"/>
                              </w:rPr>
                              <w:t>href</w:t>
                            </w:r>
                            <w:proofErr w:type="spellEnd"/>
                            <w:r>
                              <w:rPr>
                                <w:rFonts w:ascii="Consolas"/>
                                <w:color w:val="669900"/>
                                <w:sz w:val="23"/>
                              </w:rPr>
                              <w:t>=\"data:,\"&gt;"</w:t>
                            </w:r>
                            <w:r>
                              <w:rPr>
                                <w:rFonts w:ascii="Consolas"/>
                                <w:color w:val="999999"/>
                                <w:sz w:val="23"/>
                              </w:rPr>
                              <w:t>);</w:t>
                            </w:r>
                          </w:p>
                        </w:txbxContent>
                      </wps:txbx>
                      <wps:bodyPr rot="0" vert="horz" wrap="square" lIns="0" tIns="0" rIns="0" bIns="0" anchor="t" anchorCtr="0" upright="1">
                        <a:noAutofit/>
                      </wps:bodyPr>
                    </wps:wsp>
                  </a:graphicData>
                </a:graphic>
              </wp:inline>
            </w:drawing>
          </mc:Choice>
          <mc:Fallback>
            <w:pict>
              <v:shape id="Text Box 143" o:spid="_x0000_s1041" type="#_x0000_t202" style="width:517.6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" fillcolor="#f5f1ef" stroked="f">
                <v:textbox inset="0,0,0,0">
                  <w:txbxContent>
                    <w:p w:rsidR="00660AD9" w:rsidRDefault="00660AD9">
                      <w:pPr>
                        <w:spacing w:line="269" w:lineRule="exact"/>
                        <w:ind w:left="28"/>
                        <w:rPr>
                          <w:rFonts w:ascii="Consolas"/>
                          <w:sz w:val="23"/>
                        </w:rPr>
                      </w:pPr>
                      <w:proofErr w:type="spellStart"/>
                      <w:proofErr w:type="gramStart"/>
                      <w:r>
                        <w:rPr>
                          <w:rFonts w:ascii="Consolas"/>
                          <w:sz w:val="23"/>
                        </w:rPr>
                        <w:t>client</w:t>
                      </w:r>
                      <w:r>
                        <w:rPr>
                          <w:rFonts w:ascii="Consolas"/>
                          <w:color w:val="999999"/>
                          <w:sz w:val="23"/>
                        </w:rPr>
                        <w:t>.</w:t>
                      </w:r>
                      <w:r>
                        <w:rPr>
                          <w:rFonts w:ascii="Consolas"/>
                          <w:color w:val="DD4968"/>
                          <w:sz w:val="23"/>
                        </w:rPr>
                        <w:t>println</w:t>
                      </w:r>
                      <w:proofErr w:type="spellEnd"/>
                      <w:proofErr w:type="gramEnd"/>
                      <w:r>
                        <w:rPr>
                          <w:rFonts w:ascii="Consolas"/>
                          <w:color w:val="999999"/>
                          <w:sz w:val="23"/>
                        </w:rPr>
                        <w:t>(</w:t>
                      </w:r>
                      <w:r>
                        <w:rPr>
                          <w:rFonts w:ascii="Consolas"/>
                          <w:color w:val="669900"/>
                          <w:sz w:val="23"/>
                        </w:rPr>
                        <w:t>"&lt;link</w:t>
                      </w:r>
                      <w:r>
                        <w:rPr>
                          <w:rFonts w:ascii="Consolas"/>
                          <w:color w:val="669900"/>
                          <w:spacing w:val="-3"/>
                          <w:sz w:val="23"/>
                        </w:rPr>
                        <w:t xml:space="preserve"> </w:t>
                      </w:r>
                      <w:proofErr w:type="spellStart"/>
                      <w:r>
                        <w:rPr>
                          <w:rFonts w:ascii="Consolas"/>
                          <w:color w:val="669900"/>
                          <w:sz w:val="23"/>
                        </w:rPr>
                        <w:t>rel</w:t>
                      </w:r>
                      <w:proofErr w:type="spellEnd"/>
                      <w:r>
                        <w:rPr>
                          <w:rFonts w:ascii="Consolas"/>
                          <w:color w:val="669900"/>
                          <w:sz w:val="23"/>
                        </w:rPr>
                        <w:t>=\"icon\"</w:t>
                      </w:r>
                      <w:r>
                        <w:rPr>
                          <w:rFonts w:ascii="Consolas"/>
                          <w:color w:val="669900"/>
                          <w:spacing w:val="-4"/>
                          <w:sz w:val="23"/>
                        </w:rPr>
                        <w:t xml:space="preserve"> </w:t>
                      </w:r>
                      <w:proofErr w:type="spellStart"/>
                      <w:r>
                        <w:rPr>
                          <w:rFonts w:ascii="Consolas"/>
                          <w:color w:val="669900"/>
                          <w:sz w:val="23"/>
                        </w:rPr>
                        <w:t>href</w:t>
                      </w:r>
                      <w:proofErr w:type="spellEnd"/>
                      <w:r>
                        <w:rPr>
                          <w:rFonts w:ascii="Consolas"/>
                          <w:color w:val="669900"/>
                          <w:sz w:val="23"/>
                        </w:rPr>
                        <w:t>=\"data:,\"&gt;"</w:t>
                      </w:r>
                      <w:r>
                        <w:rPr>
                          <w:rFonts w:ascii="Consolas"/>
                          <w:color w:val="999999"/>
                          <w:sz w:val="23"/>
                        </w:rPr>
                        <w:t>);</w:t>
                      </w:r>
                    </w:p>
                  </w:txbxContent>
                </v:textbox>
                <w10:anchorlock/>
              </v:shape>
            </w:pict>
          </mc:Fallback>
        </mc:AlternateContent>
      </w:r>
    </w:p>
    <w:p w:rsidR="00DA6855" w:rsidRDefault="00660AD9">
      <w:pPr>
        <w:pStyle w:val="Heading3"/>
        <w:numPr>
          <w:ilvl w:val="0"/>
          <w:numId w:val="10"/>
        </w:numPr>
        <w:tabs>
          <w:tab w:val="left" w:pos="462"/>
        </w:tabs>
        <w:spacing w:before="41"/>
        <w:ind w:left="461" w:hanging="249"/>
        <w:rPr>
          <w:color w:val="393939"/>
        </w:rPr>
      </w:pPr>
      <w:r>
        <w:rPr>
          <w:color w:val="393939"/>
        </w:rPr>
        <w:t>Styling</w:t>
      </w:r>
      <w:r>
        <w:rPr>
          <w:color w:val="393939"/>
          <w:spacing w:val="-4"/>
        </w:rPr>
        <w:t xml:space="preserve"> </w:t>
      </w:r>
      <w:r>
        <w:rPr>
          <w:color w:val="393939"/>
        </w:rPr>
        <w:t>the</w:t>
      </w:r>
      <w:r>
        <w:rPr>
          <w:color w:val="393939"/>
          <w:spacing w:val="-2"/>
        </w:rPr>
        <w:t xml:space="preserve"> </w:t>
      </w:r>
      <w:r>
        <w:rPr>
          <w:color w:val="393939"/>
        </w:rPr>
        <w:t>Web</w:t>
      </w:r>
      <w:r>
        <w:rPr>
          <w:color w:val="393939"/>
          <w:spacing w:val="-1"/>
        </w:rPr>
        <w:t xml:space="preserve"> </w:t>
      </w:r>
      <w:r>
        <w:rPr>
          <w:color w:val="393939"/>
        </w:rPr>
        <w:t>Page</w:t>
      </w:r>
    </w:p>
    <w:p w:rsidR="00DA6855" w:rsidRDefault="00660AD9">
      <w:pPr>
        <w:pStyle w:val="BodyText"/>
        <w:spacing w:before="150" w:after="4"/>
        <w:ind w:left="213" w:right="1063"/>
      </w:pPr>
      <w:r>
        <w:rPr>
          <w:color w:val="393939"/>
        </w:rPr>
        <w:t>Next, we have some CSS text to style the buttons and the web page appearance. We choose the</w:t>
      </w:r>
      <w:r>
        <w:rPr>
          <w:color w:val="393939"/>
          <w:spacing w:val="-59"/>
        </w:rPr>
        <w:t xml:space="preserve"> </w:t>
      </w:r>
      <w:r>
        <w:rPr>
          <w:color w:val="393939"/>
        </w:rPr>
        <w:t>Helvetica</w:t>
      </w:r>
      <w:r>
        <w:rPr>
          <w:color w:val="393939"/>
          <w:spacing w:val="-1"/>
        </w:rPr>
        <w:t xml:space="preserve"> </w:t>
      </w:r>
      <w:r>
        <w:rPr>
          <w:color w:val="393939"/>
        </w:rPr>
        <w:t>font,</w:t>
      </w:r>
      <w:r>
        <w:rPr>
          <w:color w:val="393939"/>
          <w:spacing w:val="-1"/>
        </w:rPr>
        <w:t xml:space="preserve"> </w:t>
      </w:r>
      <w:r>
        <w:rPr>
          <w:color w:val="393939"/>
        </w:rPr>
        <w:t>define</w:t>
      </w:r>
      <w:r>
        <w:rPr>
          <w:color w:val="393939"/>
          <w:spacing w:val="-3"/>
        </w:rPr>
        <w:t xml:space="preserve"> </w:t>
      </w:r>
      <w:r>
        <w:rPr>
          <w:color w:val="393939"/>
        </w:rPr>
        <w:t>the</w:t>
      </w:r>
      <w:r>
        <w:rPr>
          <w:color w:val="393939"/>
          <w:spacing w:val="-2"/>
        </w:rPr>
        <w:t xml:space="preserve"> </w:t>
      </w:r>
      <w:r>
        <w:rPr>
          <w:color w:val="393939"/>
        </w:rPr>
        <w:t>content</w:t>
      </w:r>
      <w:r>
        <w:rPr>
          <w:color w:val="393939"/>
          <w:spacing w:val="-2"/>
        </w:rPr>
        <w:t xml:space="preserve"> </w:t>
      </w:r>
      <w:r>
        <w:rPr>
          <w:color w:val="393939"/>
        </w:rPr>
        <w:t>to be</w:t>
      </w:r>
      <w:r>
        <w:rPr>
          <w:color w:val="393939"/>
          <w:spacing w:val="-3"/>
        </w:rPr>
        <w:t xml:space="preserve"> </w:t>
      </w:r>
      <w:r>
        <w:rPr>
          <w:color w:val="393939"/>
        </w:rPr>
        <w:t>displayed as</w:t>
      </w:r>
      <w:r>
        <w:rPr>
          <w:color w:val="393939"/>
          <w:spacing w:val="-1"/>
        </w:rPr>
        <w:t xml:space="preserve"> </w:t>
      </w:r>
      <w:r>
        <w:rPr>
          <w:color w:val="393939"/>
        </w:rPr>
        <w:t>a</w:t>
      </w:r>
      <w:r>
        <w:rPr>
          <w:color w:val="393939"/>
          <w:spacing w:val="1"/>
        </w:rPr>
        <w:t xml:space="preserve"> </w:t>
      </w:r>
      <w:r>
        <w:rPr>
          <w:color w:val="393939"/>
        </w:rPr>
        <w:t>block</w:t>
      </w:r>
      <w:r>
        <w:rPr>
          <w:color w:val="393939"/>
          <w:spacing w:val="1"/>
        </w:rPr>
        <w:t xml:space="preserve"> </w:t>
      </w:r>
      <w:r>
        <w:rPr>
          <w:color w:val="393939"/>
        </w:rPr>
        <w:t>and</w:t>
      </w:r>
      <w:r>
        <w:rPr>
          <w:color w:val="393939"/>
          <w:spacing w:val="-1"/>
        </w:rPr>
        <w:t xml:space="preserve"> </w:t>
      </w:r>
      <w:r>
        <w:rPr>
          <w:color w:val="393939"/>
        </w:rPr>
        <w:t>aligned at</w:t>
      </w:r>
      <w:r>
        <w:rPr>
          <w:color w:val="393939"/>
          <w:spacing w:val="-2"/>
        </w:rPr>
        <w:t xml:space="preserve"> </w:t>
      </w:r>
      <w:r>
        <w:rPr>
          <w:color w:val="393939"/>
        </w:rPr>
        <w:t>the</w:t>
      </w:r>
      <w:r>
        <w:rPr>
          <w:color w:val="393939"/>
          <w:spacing w:val="-2"/>
        </w:rPr>
        <w:t xml:space="preserve"> </w:t>
      </w:r>
      <w:r>
        <w:rPr>
          <w:color w:val="393939"/>
        </w:rPr>
        <w:t>center.</w:t>
      </w:r>
    </w:p>
    <w:p w:rsidR="00DA6855" w:rsidRDefault="00AF5842">
      <w:pPr>
        <w:pStyle w:val="BodyText"/>
        <w:ind w:left="184"/>
        <w:rPr>
          <w:sz w:val="20"/>
        </w:rPr>
      </w:pPr>
      <w:r>
        <w:rPr>
          <w:noProof/>
          <w:sz w:val="20"/>
        </w:rPr>
        <mc:AlternateContent>
          <mc:Choice Requires="wps">
            <w:drawing>
              <wp:inline distT="0" distB="0" distL="0" distR="0">
                <wp:extent cx="6573520" cy="817245"/>
                <wp:effectExtent l="2540" t="1270" r="0" b="635"/>
                <wp:docPr id="95"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817245"/>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pStyle w:val="BodyText"/>
                              <w:spacing w:line="256" w:lineRule="exact"/>
                              <w:ind w:left="28"/>
                              <w:rPr>
                                <w:rFonts w:ascii="Consolas"/>
                              </w:rPr>
                            </w:pPr>
                            <w:r>
                              <w:rPr>
                                <w:rFonts w:ascii="Consolas"/>
                                <w:color w:val="6F8090"/>
                              </w:rPr>
                              <w:t>//</w:t>
                            </w:r>
                            <w:r>
                              <w:rPr>
                                <w:rFonts w:ascii="Consolas"/>
                                <w:color w:val="6F8090"/>
                                <w:spacing w:val="-1"/>
                              </w:rPr>
                              <w:t xml:space="preserve"> </w:t>
                            </w:r>
                            <w:r>
                              <w:rPr>
                                <w:rFonts w:ascii="Consolas"/>
                                <w:color w:val="6F8090"/>
                              </w:rPr>
                              <w:t>CSS</w:t>
                            </w:r>
                            <w:r>
                              <w:rPr>
                                <w:rFonts w:ascii="Consolas"/>
                                <w:color w:val="6F8090"/>
                                <w:spacing w:val="-1"/>
                              </w:rPr>
                              <w:t xml:space="preserve"> </w:t>
                            </w:r>
                            <w:r>
                              <w:rPr>
                                <w:rFonts w:ascii="Consolas"/>
                                <w:color w:val="6F8090"/>
                              </w:rPr>
                              <w:t>to</w:t>
                            </w:r>
                            <w:r>
                              <w:rPr>
                                <w:rFonts w:ascii="Consolas"/>
                                <w:color w:val="6F8090"/>
                                <w:spacing w:val="-4"/>
                              </w:rPr>
                              <w:t xml:space="preserve"> </w:t>
                            </w:r>
                            <w:r>
                              <w:rPr>
                                <w:rFonts w:ascii="Consolas"/>
                                <w:color w:val="6F8090"/>
                              </w:rPr>
                              <w:t>style</w:t>
                            </w:r>
                            <w:r>
                              <w:rPr>
                                <w:rFonts w:ascii="Consolas"/>
                                <w:color w:val="6F8090"/>
                                <w:spacing w:val="-1"/>
                              </w:rPr>
                              <w:t xml:space="preserve"> </w:t>
                            </w:r>
                            <w:r>
                              <w:rPr>
                                <w:rFonts w:ascii="Consolas"/>
                                <w:color w:val="6F8090"/>
                              </w:rPr>
                              <w:t>the</w:t>
                            </w:r>
                            <w:r>
                              <w:rPr>
                                <w:rFonts w:ascii="Consolas"/>
                                <w:color w:val="6F8090"/>
                                <w:spacing w:val="-3"/>
                              </w:rPr>
                              <w:t xml:space="preserve"> </w:t>
                            </w:r>
                            <w:r>
                              <w:rPr>
                                <w:rFonts w:ascii="Consolas"/>
                                <w:color w:val="6F8090"/>
                              </w:rPr>
                              <w:t>on/off buttons</w:t>
                            </w:r>
                          </w:p>
                          <w:p w:rsidR="00660AD9" w:rsidRDefault="00660AD9">
                            <w:pPr>
                              <w:pStyle w:val="BodyText"/>
                              <w:ind w:left="28" w:right="264"/>
                              <w:rPr>
                                <w:rFonts w:ascii="Consolas"/>
                              </w:rPr>
                            </w:pPr>
                            <w:r>
                              <w:rPr>
                                <w:rFonts w:ascii="Consolas"/>
                                <w:color w:val="6F8090"/>
                              </w:rPr>
                              <w:t>// Feel free to change the background-color and font-size attributes to fit your //</w:t>
                            </w:r>
                            <w:r>
                              <w:rPr>
                                <w:rFonts w:ascii="Consolas"/>
                                <w:color w:val="6F8090"/>
                                <w:spacing w:val="-118"/>
                              </w:rPr>
                              <w:t xml:space="preserve"> </w:t>
                            </w:r>
                            <w:r>
                              <w:rPr>
                                <w:rFonts w:ascii="Consolas"/>
                                <w:color w:val="6F8090"/>
                              </w:rPr>
                              <w:t>preferences</w:t>
                            </w:r>
                          </w:p>
                          <w:p w:rsidR="00660AD9" w:rsidRDefault="00660AD9">
                            <w:pPr>
                              <w:pStyle w:val="BodyText"/>
                              <w:ind w:left="28" w:right="143"/>
                              <w:rPr>
                                <w:rFonts w:ascii="Consolas"/>
                              </w:rPr>
                            </w:pPr>
                            <w:proofErr w:type="spellStart"/>
                            <w:proofErr w:type="gramStart"/>
                            <w:r>
                              <w:rPr>
                                <w:rFonts w:ascii="Consolas"/>
                              </w:rPr>
                              <w:t>client</w:t>
                            </w:r>
                            <w:r>
                              <w:rPr>
                                <w:rFonts w:ascii="Consolas"/>
                                <w:color w:val="999999"/>
                              </w:rPr>
                              <w:t>.</w:t>
                            </w:r>
                            <w:r>
                              <w:rPr>
                                <w:rFonts w:ascii="Consolas"/>
                                <w:color w:val="DD4968"/>
                              </w:rPr>
                              <w:t>println</w:t>
                            </w:r>
                            <w:proofErr w:type="spellEnd"/>
                            <w:proofErr w:type="gramEnd"/>
                            <w:r>
                              <w:rPr>
                                <w:rFonts w:ascii="Consolas"/>
                                <w:color w:val="999999"/>
                              </w:rPr>
                              <w:t>(</w:t>
                            </w:r>
                            <w:r>
                              <w:rPr>
                                <w:rFonts w:ascii="Consolas"/>
                                <w:color w:val="669900"/>
                              </w:rPr>
                              <w:t>"&lt;style&gt;html { font-family: Helvetica; display: inline-block; margin:</w:t>
                            </w:r>
                            <w:r>
                              <w:rPr>
                                <w:rFonts w:ascii="Consolas"/>
                                <w:color w:val="669900"/>
                                <w:spacing w:val="-118"/>
                              </w:rPr>
                              <w:t xml:space="preserve"> </w:t>
                            </w:r>
                            <w:r>
                              <w:rPr>
                                <w:rFonts w:ascii="Consolas"/>
                                <w:color w:val="669900"/>
                              </w:rPr>
                              <w:t>0px</w:t>
                            </w:r>
                            <w:r>
                              <w:rPr>
                                <w:rFonts w:ascii="Consolas"/>
                                <w:color w:val="669900"/>
                                <w:spacing w:val="-1"/>
                              </w:rPr>
                              <w:t xml:space="preserve"> </w:t>
                            </w:r>
                            <w:r>
                              <w:rPr>
                                <w:rFonts w:ascii="Consolas"/>
                                <w:color w:val="669900"/>
                              </w:rPr>
                              <w:t>auto;</w:t>
                            </w:r>
                            <w:r>
                              <w:rPr>
                                <w:rFonts w:ascii="Consolas"/>
                                <w:color w:val="669900"/>
                                <w:spacing w:val="-2"/>
                              </w:rPr>
                              <w:t xml:space="preserve"> </w:t>
                            </w:r>
                            <w:r>
                              <w:rPr>
                                <w:rFonts w:ascii="Consolas"/>
                                <w:color w:val="669900"/>
                              </w:rPr>
                              <w:t>text-align:</w:t>
                            </w:r>
                            <w:r>
                              <w:rPr>
                                <w:rFonts w:ascii="Consolas"/>
                                <w:color w:val="669900"/>
                                <w:spacing w:val="1"/>
                              </w:rPr>
                              <w:t xml:space="preserve"> </w:t>
                            </w:r>
                            <w:r>
                              <w:rPr>
                                <w:rFonts w:ascii="Consolas"/>
                                <w:color w:val="669900"/>
                              </w:rPr>
                              <w:t>center;}"</w:t>
                            </w:r>
                            <w:r>
                              <w:rPr>
                                <w:rFonts w:ascii="Consolas"/>
                                <w:color w:val="999999"/>
                              </w:rPr>
                              <w:t>);</w:t>
                            </w:r>
                          </w:p>
                        </w:txbxContent>
                      </wps:txbx>
                      <wps:bodyPr rot="0" vert="horz" wrap="square" lIns="0" tIns="0" rIns="0" bIns="0" anchor="t" anchorCtr="0" upright="1">
                        <a:noAutofit/>
                      </wps:bodyPr>
                    </wps:wsp>
                  </a:graphicData>
                </a:graphic>
              </wp:inline>
            </w:drawing>
          </mc:Choice>
          <mc:Fallback>
            <w:pict>
              <v:shape id="Text Box 142" o:spid="_x0000_s1042" type="#_x0000_t202" style="width:517.6pt;height:6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" fillcolor="#f5f1ef" stroked="f">
                <v:textbox inset="0,0,0,0">
                  <w:txbxContent>
                    <w:p w:rsidR="00660AD9" w:rsidRDefault="00660AD9">
                      <w:pPr>
                        <w:pStyle w:val="BodyText"/>
                        <w:spacing w:line="256" w:lineRule="exact"/>
                        <w:ind w:left="28"/>
                        <w:rPr>
                          <w:rFonts w:ascii="Consolas"/>
                        </w:rPr>
                      </w:pPr>
                      <w:r>
                        <w:rPr>
                          <w:rFonts w:ascii="Consolas"/>
                          <w:color w:val="6F8090"/>
                        </w:rPr>
                        <w:t>//</w:t>
                      </w:r>
                      <w:r>
                        <w:rPr>
                          <w:rFonts w:ascii="Consolas"/>
                          <w:color w:val="6F8090"/>
                          <w:spacing w:val="-1"/>
                        </w:rPr>
                        <w:t xml:space="preserve"> </w:t>
                      </w:r>
                      <w:r>
                        <w:rPr>
                          <w:rFonts w:ascii="Consolas"/>
                          <w:color w:val="6F8090"/>
                        </w:rPr>
                        <w:t>CSS</w:t>
                      </w:r>
                      <w:r>
                        <w:rPr>
                          <w:rFonts w:ascii="Consolas"/>
                          <w:color w:val="6F8090"/>
                          <w:spacing w:val="-1"/>
                        </w:rPr>
                        <w:t xml:space="preserve"> </w:t>
                      </w:r>
                      <w:r>
                        <w:rPr>
                          <w:rFonts w:ascii="Consolas"/>
                          <w:color w:val="6F8090"/>
                        </w:rPr>
                        <w:t>to</w:t>
                      </w:r>
                      <w:r>
                        <w:rPr>
                          <w:rFonts w:ascii="Consolas"/>
                          <w:color w:val="6F8090"/>
                          <w:spacing w:val="-4"/>
                        </w:rPr>
                        <w:t xml:space="preserve"> </w:t>
                      </w:r>
                      <w:r>
                        <w:rPr>
                          <w:rFonts w:ascii="Consolas"/>
                          <w:color w:val="6F8090"/>
                        </w:rPr>
                        <w:t>style</w:t>
                      </w:r>
                      <w:r>
                        <w:rPr>
                          <w:rFonts w:ascii="Consolas"/>
                          <w:color w:val="6F8090"/>
                          <w:spacing w:val="-1"/>
                        </w:rPr>
                        <w:t xml:space="preserve"> </w:t>
                      </w:r>
                      <w:r>
                        <w:rPr>
                          <w:rFonts w:ascii="Consolas"/>
                          <w:color w:val="6F8090"/>
                        </w:rPr>
                        <w:t>the</w:t>
                      </w:r>
                      <w:r>
                        <w:rPr>
                          <w:rFonts w:ascii="Consolas"/>
                          <w:color w:val="6F8090"/>
                          <w:spacing w:val="-3"/>
                        </w:rPr>
                        <w:t xml:space="preserve"> </w:t>
                      </w:r>
                      <w:r>
                        <w:rPr>
                          <w:rFonts w:ascii="Consolas"/>
                          <w:color w:val="6F8090"/>
                        </w:rPr>
                        <w:t>on/off buttons</w:t>
                      </w:r>
                    </w:p>
                    <w:p w:rsidR="00660AD9" w:rsidRDefault="00660AD9">
                      <w:pPr>
                        <w:pStyle w:val="BodyText"/>
                        <w:ind w:left="28" w:right="264"/>
                        <w:rPr>
                          <w:rFonts w:ascii="Consolas"/>
                        </w:rPr>
                      </w:pPr>
                      <w:r>
                        <w:rPr>
                          <w:rFonts w:ascii="Consolas"/>
                          <w:color w:val="6F8090"/>
                        </w:rPr>
                        <w:t>// Feel free to change the background-color and font-size attributes to fit your //</w:t>
                      </w:r>
                      <w:r>
                        <w:rPr>
                          <w:rFonts w:ascii="Consolas"/>
                          <w:color w:val="6F8090"/>
                          <w:spacing w:val="-118"/>
                        </w:rPr>
                        <w:t xml:space="preserve"> </w:t>
                      </w:r>
                      <w:r>
                        <w:rPr>
                          <w:rFonts w:ascii="Consolas"/>
                          <w:color w:val="6F8090"/>
                        </w:rPr>
                        <w:t>preferences</w:t>
                      </w:r>
                    </w:p>
                    <w:p w:rsidR="00660AD9" w:rsidRDefault="00660AD9">
                      <w:pPr>
                        <w:pStyle w:val="BodyText"/>
                        <w:ind w:left="28" w:right="143"/>
                        <w:rPr>
                          <w:rFonts w:ascii="Consolas"/>
                        </w:rPr>
                      </w:pPr>
                      <w:proofErr w:type="spellStart"/>
                      <w:proofErr w:type="gramStart"/>
                      <w:r>
                        <w:rPr>
                          <w:rFonts w:ascii="Consolas"/>
                        </w:rPr>
                        <w:t>client</w:t>
                      </w:r>
                      <w:r>
                        <w:rPr>
                          <w:rFonts w:ascii="Consolas"/>
                          <w:color w:val="999999"/>
                        </w:rPr>
                        <w:t>.</w:t>
                      </w:r>
                      <w:r>
                        <w:rPr>
                          <w:rFonts w:ascii="Consolas"/>
                          <w:color w:val="DD4968"/>
                        </w:rPr>
                        <w:t>println</w:t>
                      </w:r>
                      <w:proofErr w:type="spellEnd"/>
                      <w:proofErr w:type="gramEnd"/>
                      <w:r>
                        <w:rPr>
                          <w:rFonts w:ascii="Consolas"/>
                          <w:color w:val="999999"/>
                        </w:rPr>
                        <w:t>(</w:t>
                      </w:r>
                      <w:r>
                        <w:rPr>
                          <w:rFonts w:ascii="Consolas"/>
                          <w:color w:val="669900"/>
                        </w:rPr>
                        <w:t>"&lt;style&gt;html { font-family: Helvetica; display: inline-block; margin:</w:t>
                      </w:r>
                      <w:r>
                        <w:rPr>
                          <w:rFonts w:ascii="Consolas"/>
                          <w:color w:val="669900"/>
                          <w:spacing w:val="-118"/>
                        </w:rPr>
                        <w:t xml:space="preserve"> </w:t>
                      </w:r>
                      <w:r>
                        <w:rPr>
                          <w:rFonts w:ascii="Consolas"/>
                          <w:color w:val="669900"/>
                        </w:rPr>
                        <w:t>0px</w:t>
                      </w:r>
                      <w:r>
                        <w:rPr>
                          <w:rFonts w:ascii="Consolas"/>
                          <w:color w:val="669900"/>
                          <w:spacing w:val="-1"/>
                        </w:rPr>
                        <w:t xml:space="preserve"> </w:t>
                      </w:r>
                      <w:r>
                        <w:rPr>
                          <w:rFonts w:ascii="Consolas"/>
                          <w:color w:val="669900"/>
                        </w:rPr>
                        <w:t>auto;</w:t>
                      </w:r>
                      <w:r>
                        <w:rPr>
                          <w:rFonts w:ascii="Consolas"/>
                          <w:color w:val="669900"/>
                          <w:spacing w:val="-2"/>
                        </w:rPr>
                        <w:t xml:space="preserve"> </w:t>
                      </w:r>
                      <w:r>
                        <w:rPr>
                          <w:rFonts w:ascii="Consolas"/>
                          <w:color w:val="669900"/>
                        </w:rPr>
                        <w:t>text-align:</w:t>
                      </w:r>
                      <w:r>
                        <w:rPr>
                          <w:rFonts w:ascii="Consolas"/>
                          <w:color w:val="669900"/>
                          <w:spacing w:val="1"/>
                        </w:rPr>
                        <w:t xml:space="preserve"> </w:t>
                      </w:r>
                      <w:r>
                        <w:rPr>
                          <w:rFonts w:ascii="Consolas"/>
                          <w:color w:val="669900"/>
                        </w:rPr>
                        <w:t>center;}"</w:t>
                      </w:r>
                      <w:r>
                        <w:rPr>
                          <w:rFonts w:ascii="Consolas"/>
                          <w:color w:val="999999"/>
                        </w:rPr>
                        <w:t>);</w:t>
                      </w:r>
                    </w:p>
                  </w:txbxContent>
                </v:textbox>
                <w10:anchorlock/>
              </v:shape>
            </w:pict>
          </mc:Fallback>
        </mc:AlternateContent>
      </w:r>
    </w:p>
    <w:p w:rsidR="00DA6855" w:rsidRDefault="00DA6855">
      <w:pPr>
        <w:pStyle w:val="BodyText"/>
        <w:spacing w:before="2"/>
        <w:rPr>
          <w:sz w:val="17"/>
        </w:rPr>
      </w:pPr>
    </w:p>
    <w:p w:rsidR="00DA6855" w:rsidRDefault="00660AD9">
      <w:pPr>
        <w:pStyle w:val="BodyText"/>
        <w:spacing w:before="93" w:after="2"/>
        <w:ind w:left="213" w:right="464"/>
      </w:pPr>
      <w:r>
        <w:rPr>
          <w:color w:val="393939"/>
        </w:rPr>
        <w:t>We style our buttons with the #4CAF50 color, without border, text in white color, and with this padding:</w:t>
      </w:r>
      <w:r>
        <w:rPr>
          <w:color w:val="393939"/>
          <w:spacing w:val="1"/>
        </w:rPr>
        <w:t xml:space="preserve"> </w:t>
      </w:r>
      <w:r>
        <w:rPr>
          <w:color w:val="393939"/>
        </w:rPr>
        <w:t>16px 40px. We also set the text-decoration to none, define the font size, the margin, and the cursor to a</w:t>
      </w:r>
      <w:r>
        <w:rPr>
          <w:color w:val="393939"/>
          <w:spacing w:val="-59"/>
        </w:rPr>
        <w:t xml:space="preserve"> </w:t>
      </w:r>
      <w:r>
        <w:rPr>
          <w:color w:val="393939"/>
        </w:rPr>
        <w:t>pointer.</w:t>
      </w:r>
    </w:p>
    <w:p w:rsidR="00DA6855" w:rsidRDefault="00AF5842">
      <w:pPr>
        <w:pStyle w:val="BodyText"/>
        <w:ind w:left="184"/>
        <w:rPr>
          <w:sz w:val="20"/>
        </w:rPr>
      </w:pPr>
      <w:r>
        <w:rPr>
          <w:noProof/>
          <w:sz w:val="20"/>
        </w:rPr>
        <mc:AlternateContent>
          <mc:Choice Requires="wps">
            <w:drawing>
              <wp:inline distT="0" distB="0" distL="0" distR="0">
                <wp:extent cx="6573520" cy="685165"/>
                <wp:effectExtent l="2540" t="2540" r="0" b="0"/>
                <wp:docPr id="94"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685165"/>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ind w:left="28" w:right="187"/>
                              <w:rPr>
                                <w:rFonts w:ascii="Consolas"/>
                                <w:sz w:val="23"/>
                              </w:rPr>
                            </w:pPr>
                            <w:proofErr w:type="spellStart"/>
                            <w:proofErr w:type="gramStart"/>
                            <w:r>
                              <w:rPr>
                                <w:rFonts w:ascii="Consolas"/>
                                <w:sz w:val="23"/>
                              </w:rPr>
                              <w:t>client</w:t>
                            </w:r>
                            <w:r>
                              <w:rPr>
                                <w:rFonts w:ascii="Consolas"/>
                                <w:color w:val="999999"/>
                                <w:sz w:val="23"/>
                              </w:rPr>
                              <w:t>.</w:t>
                            </w:r>
                            <w:r>
                              <w:rPr>
                                <w:rFonts w:ascii="Consolas"/>
                                <w:color w:val="DD4968"/>
                                <w:sz w:val="23"/>
                              </w:rPr>
                              <w:t>println</w:t>
                            </w:r>
                            <w:proofErr w:type="spellEnd"/>
                            <w:proofErr w:type="gramEnd"/>
                            <w:r>
                              <w:rPr>
                                <w:rFonts w:ascii="Consolas"/>
                                <w:color w:val="999999"/>
                                <w:sz w:val="23"/>
                              </w:rPr>
                              <w:t>(</w:t>
                            </w:r>
                            <w:r>
                              <w:rPr>
                                <w:rFonts w:ascii="Consolas"/>
                                <w:color w:val="669900"/>
                                <w:sz w:val="23"/>
                              </w:rPr>
                              <w:t>".button { background-color: #4CAF50; border: none; color: white;</w:t>
                            </w:r>
                            <w:r>
                              <w:rPr>
                                <w:rFonts w:ascii="Consolas"/>
                                <w:color w:val="669900"/>
                                <w:spacing w:val="-124"/>
                                <w:sz w:val="23"/>
                              </w:rPr>
                              <w:t xml:space="preserve"> </w:t>
                            </w:r>
                            <w:r>
                              <w:rPr>
                                <w:rFonts w:ascii="Consolas"/>
                                <w:color w:val="669900"/>
                                <w:sz w:val="23"/>
                              </w:rPr>
                              <w:t>padding:</w:t>
                            </w:r>
                            <w:r>
                              <w:rPr>
                                <w:rFonts w:ascii="Consolas"/>
                                <w:color w:val="669900"/>
                                <w:spacing w:val="-1"/>
                                <w:sz w:val="23"/>
                              </w:rPr>
                              <w:t xml:space="preserve"> </w:t>
                            </w:r>
                            <w:r>
                              <w:rPr>
                                <w:rFonts w:ascii="Consolas"/>
                                <w:color w:val="669900"/>
                                <w:sz w:val="23"/>
                              </w:rPr>
                              <w:t>16px</w:t>
                            </w:r>
                            <w:r>
                              <w:rPr>
                                <w:rFonts w:ascii="Consolas"/>
                                <w:color w:val="669900"/>
                                <w:spacing w:val="-1"/>
                                <w:sz w:val="23"/>
                              </w:rPr>
                              <w:t xml:space="preserve"> </w:t>
                            </w:r>
                            <w:r>
                              <w:rPr>
                                <w:rFonts w:ascii="Consolas"/>
                                <w:color w:val="669900"/>
                                <w:sz w:val="23"/>
                              </w:rPr>
                              <w:t>40px;"</w:t>
                            </w:r>
                            <w:r>
                              <w:rPr>
                                <w:rFonts w:ascii="Consolas"/>
                                <w:color w:val="999999"/>
                                <w:sz w:val="23"/>
                              </w:rPr>
                              <w:t>);</w:t>
                            </w:r>
                          </w:p>
                          <w:p w:rsidR="00660AD9" w:rsidRDefault="00660AD9">
                            <w:pPr>
                              <w:spacing w:line="242" w:lineRule="auto"/>
                              <w:ind w:left="28" w:right="693"/>
                              <w:rPr>
                                <w:rFonts w:ascii="Consolas"/>
                                <w:sz w:val="23"/>
                              </w:rPr>
                            </w:pPr>
                            <w:proofErr w:type="spellStart"/>
                            <w:proofErr w:type="gramStart"/>
                            <w:r>
                              <w:rPr>
                                <w:rFonts w:ascii="Consolas"/>
                                <w:sz w:val="23"/>
                              </w:rPr>
                              <w:t>client</w:t>
                            </w:r>
                            <w:r>
                              <w:rPr>
                                <w:rFonts w:ascii="Consolas"/>
                                <w:color w:val="999999"/>
                                <w:sz w:val="23"/>
                              </w:rPr>
                              <w:t>.</w:t>
                            </w:r>
                            <w:r>
                              <w:rPr>
                                <w:rFonts w:ascii="Consolas"/>
                                <w:color w:val="DD4968"/>
                                <w:sz w:val="23"/>
                              </w:rPr>
                              <w:t>println</w:t>
                            </w:r>
                            <w:proofErr w:type="spellEnd"/>
                            <w:proofErr w:type="gramEnd"/>
                            <w:r>
                              <w:rPr>
                                <w:rFonts w:ascii="Consolas"/>
                                <w:color w:val="999999"/>
                                <w:sz w:val="23"/>
                              </w:rPr>
                              <w:t>(</w:t>
                            </w:r>
                            <w:r>
                              <w:rPr>
                                <w:rFonts w:ascii="Consolas"/>
                                <w:color w:val="669900"/>
                                <w:sz w:val="23"/>
                              </w:rPr>
                              <w:t>"text-decoration: none; font-size: 30px; margin: 2px; cursor:</w:t>
                            </w:r>
                            <w:r>
                              <w:rPr>
                                <w:rFonts w:ascii="Consolas"/>
                                <w:color w:val="669900"/>
                                <w:spacing w:val="-124"/>
                                <w:sz w:val="23"/>
                              </w:rPr>
                              <w:t xml:space="preserve"> </w:t>
                            </w:r>
                            <w:r>
                              <w:rPr>
                                <w:rFonts w:ascii="Consolas"/>
                                <w:color w:val="669900"/>
                                <w:sz w:val="23"/>
                              </w:rPr>
                              <w:t>pointer;}"</w:t>
                            </w:r>
                            <w:r>
                              <w:rPr>
                                <w:rFonts w:ascii="Consolas"/>
                                <w:color w:val="999999"/>
                                <w:sz w:val="23"/>
                              </w:rPr>
                              <w:t>);</w:t>
                            </w:r>
                          </w:p>
                        </w:txbxContent>
                      </wps:txbx>
                      <wps:bodyPr rot="0" vert="horz" wrap="square" lIns="0" tIns="0" rIns="0" bIns="0" anchor="t" anchorCtr="0" upright="1">
                        <a:noAutofit/>
                      </wps:bodyPr>
                    </wps:wsp>
                  </a:graphicData>
                </a:graphic>
              </wp:inline>
            </w:drawing>
          </mc:Choice>
          <mc:Fallback>
            <w:pict>
              <v:shape id="Text Box 141" o:spid="_x0000_s1043" type="#_x0000_t202" style="width:517.6pt;height:5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" fillcolor="#f5f1ef" stroked="f">
                <v:textbox inset="0,0,0,0">
                  <w:txbxContent>
                    <w:p w:rsidR="00660AD9" w:rsidRDefault="00660AD9">
                      <w:pPr>
                        <w:ind w:left="28" w:right="187"/>
                        <w:rPr>
                          <w:rFonts w:ascii="Consolas"/>
                          <w:sz w:val="23"/>
                        </w:rPr>
                      </w:pPr>
                      <w:proofErr w:type="spellStart"/>
                      <w:proofErr w:type="gramStart"/>
                      <w:r>
                        <w:rPr>
                          <w:rFonts w:ascii="Consolas"/>
                          <w:sz w:val="23"/>
                        </w:rPr>
                        <w:t>client</w:t>
                      </w:r>
                      <w:r>
                        <w:rPr>
                          <w:rFonts w:ascii="Consolas"/>
                          <w:color w:val="999999"/>
                          <w:sz w:val="23"/>
                        </w:rPr>
                        <w:t>.</w:t>
                      </w:r>
                      <w:r>
                        <w:rPr>
                          <w:rFonts w:ascii="Consolas"/>
                          <w:color w:val="DD4968"/>
                          <w:sz w:val="23"/>
                        </w:rPr>
                        <w:t>println</w:t>
                      </w:r>
                      <w:proofErr w:type="spellEnd"/>
                      <w:proofErr w:type="gramEnd"/>
                      <w:r>
                        <w:rPr>
                          <w:rFonts w:ascii="Consolas"/>
                          <w:color w:val="999999"/>
                          <w:sz w:val="23"/>
                        </w:rPr>
                        <w:t>(</w:t>
                      </w:r>
                      <w:r>
                        <w:rPr>
                          <w:rFonts w:ascii="Consolas"/>
                          <w:color w:val="669900"/>
                          <w:sz w:val="23"/>
                        </w:rPr>
                        <w:t>".button { background-color: #4CAF50; border: none; color: white;</w:t>
                      </w:r>
                      <w:r>
                        <w:rPr>
                          <w:rFonts w:ascii="Consolas"/>
                          <w:color w:val="669900"/>
                          <w:spacing w:val="-124"/>
                          <w:sz w:val="23"/>
                        </w:rPr>
                        <w:t xml:space="preserve"> </w:t>
                      </w:r>
                      <w:r>
                        <w:rPr>
                          <w:rFonts w:ascii="Consolas"/>
                          <w:color w:val="669900"/>
                          <w:sz w:val="23"/>
                        </w:rPr>
                        <w:t>padding:</w:t>
                      </w:r>
                      <w:r>
                        <w:rPr>
                          <w:rFonts w:ascii="Consolas"/>
                          <w:color w:val="669900"/>
                          <w:spacing w:val="-1"/>
                          <w:sz w:val="23"/>
                        </w:rPr>
                        <w:t xml:space="preserve"> </w:t>
                      </w:r>
                      <w:r>
                        <w:rPr>
                          <w:rFonts w:ascii="Consolas"/>
                          <w:color w:val="669900"/>
                          <w:sz w:val="23"/>
                        </w:rPr>
                        <w:t>16px</w:t>
                      </w:r>
                      <w:r>
                        <w:rPr>
                          <w:rFonts w:ascii="Consolas"/>
                          <w:color w:val="669900"/>
                          <w:spacing w:val="-1"/>
                          <w:sz w:val="23"/>
                        </w:rPr>
                        <w:t xml:space="preserve"> </w:t>
                      </w:r>
                      <w:r>
                        <w:rPr>
                          <w:rFonts w:ascii="Consolas"/>
                          <w:color w:val="669900"/>
                          <w:sz w:val="23"/>
                        </w:rPr>
                        <w:t>40px;"</w:t>
                      </w:r>
                      <w:r>
                        <w:rPr>
                          <w:rFonts w:ascii="Consolas"/>
                          <w:color w:val="999999"/>
                          <w:sz w:val="23"/>
                        </w:rPr>
                        <w:t>);</w:t>
                      </w:r>
                    </w:p>
                    <w:p w:rsidR="00660AD9" w:rsidRDefault="00660AD9">
                      <w:pPr>
                        <w:spacing w:line="242" w:lineRule="auto"/>
                        <w:ind w:left="28" w:right="693"/>
                        <w:rPr>
                          <w:rFonts w:ascii="Consolas"/>
                          <w:sz w:val="23"/>
                        </w:rPr>
                      </w:pPr>
                      <w:proofErr w:type="spellStart"/>
                      <w:proofErr w:type="gramStart"/>
                      <w:r>
                        <w:rPr>
                          <w:rFonts w:ascii="Consolas"/>
                          <w:sz w:val="23"/>
                        </w:rPr>
                        <w:t>client</w:t>
                      </w:r>
                      <w:r>
                        <w:rPr>
                          <w:rFonts w:ascii="Consolas"/>
                          <w:color w:val="999999"/>
                          <w:sz w:val="23"/>
                        </w:rPr>
                        <w:t>.</w:t>
                      </w:r>
                      <w:r>
                        <w:rPr>
                          <w:rFonts w:ascii="Consolas"/>
                          <w:color w:val="DD4968"/>
                          <w:sz w:val="23"/>
                        </w:rPr>
                        <w:t>println</w:t>
                      </w:r>
                      <w:proofErr w:type="spellEnd"/>
                      <w:proofErr w:type="gramEnd"/>
                      <w:r>
                        <w:rPr>
                          <w:rFonts w:ascii="Consolas"/>
                          <w:color w:val="999999"/>
                          <w:sz w:val="23"/>
                        </w:rPr>
                        <w:t>(</w:t>
                      </w:r>
                      <w:r>
                        <w:rPr>
                          <w:rFonts w:ascii="Consolas"/>
                          <w:color w:val="669900"/>
                          <w:sz w:val="23"/>
                        </w:rPr>
                        <w:t>"text-decoration: none; font-size: 30px; margin: 2px; cursor:</w:t>
                      </w:r>
                      <w:r>
                        <w:rPr>
                          <w:rFonts w:ascii="Consolas"/>
                          <w:color w:val="669900"/>
                          <w:spacing w:val="-124"/>
                          <w:sz w:val="23"/>
                        </w:rPr>
                        <w:t xml:space="preserve"> </w:t>
                      </w:r>
                      <w:r>
                        <w:rPr>
                          <w:rFonts w:ascii="Consolas"/>
                          <w:color w:val="669900"/>
                          <w:sz w:val="23"/>
                        </w:rPr>
                        <w:t>pointer;}"</w:t>
                      </w:r>
                      <w:r>
                        <w:rPr>
                          <w:rFonts w:ascii="Consolas"/>
                          <w:color w:val="999999"/>
                          <w:sz w:val="23"/>
                        </w:rPr>
                        <w:t>);</w:t>
                      </w:r>
                    </w:p>
                  </w:txbxContent>
                </v:textbox>
                <w10:anchorlock/>
              </v:shape>
            </w:pict>
          </mc:Fallback>
        </mc:AlternateContent>
      </w:r>
    </w:p>
    <w:p w:rsidR="00DA6855" w:rsidRDefault="00DA6855">
      <w:pPr>
        <w:pStyle w:val="BodyText"/>
        <w:spacing w:before="1"/>
        <w:rPr>
          <w:sz w:val="17"/>
        </w:rPr>
      </w:pPr>
    </w:p>
    <w:p w:rsidR="00DA6855" w:rsidRDefault="00660AD9">
      <w:pPr>
        <w:pStyle w:val="BodyText"/>
        <w:spacing w:before="94" w:after="3"/>
        <w:ind w:left="213" w:right="244"/>
      </w:pPr>
      <w:r>
        <w:rPr>
          <w:color w:val="393939"/>
        </w:rPr>
        <w:t>We also define the style for a second button, with all the properties of the button we’ve defined earlier, but</w:t>
      </w:r>
      <w:r>
        <w:rPr>
          <w:color w:val="393939"/>
          <w:spacing w:val="-59"/>
        </w:rPr>
        <w:t xml:space="preserve"> </w:t>
      </w:r>
      <w:r>
        <w:rPr>
          <w:color w:val="393939"/>
        </w:rPr>
        <w:t>with</w:t>
      </w:r>
      <w:r>
        <w:rPr>
          <w:color w:val="393939"/>
          <w:spacing w:val="-1"/>
        </w:rPr>
        <w:t xml:space="preserve"> </w:t>
      </w:r>
      <w:r>
        <w:rPr>
          <w:color w:val="393939"/>
        </w:rPr>
        <w:t>a</w:t>
      </w:r>
      <w:r>
        <w:rPr>
          <w:color w:val="393939"/>
          <w:spacing w:val="1"/>
        </w:rPr>
        <w:t xml:space="preserve"> </w:t>
      </w:r>
      <w:r>
        <w:rPr>
          <w:color w:val="393939"/>
        </w:rPr>
        <w:t>different</w:t>
      </w:r>
      <w:r>
        <w:rPr>
          <w:color w:val="393939"/>
          <w:spacing w:val="2"/>
        </w:rPr>
        <w:t xml:space="preserve"> </w:t>
      </w:r>
      <w:r>
        <w:rPr>
          <w:color w:val="393939"/>
        </w:rPr>
        <w:t>color.</w:t>
      </w:r>
      <w:r>
        <w:rPr>
          <w:color w:val="393939"/>
          <w:spacing w:val="-2"/>
        </w:rPr>
        <w:t xml:space="preserve"> </w:t>
      </w:r>
      <w:r>
        <w:rPr>
          <w:color w:val="393939"/>
        </w:rPr>
        <w:t>This</w:t>
      </w:r>
      <w:r>
        <w:rPr>
          <w:color w:val="393939"/>
          <w:spacing w:val="1"/>
        </w:rPr>
        <w:t xml:space="preserve"> </w:t>
      </w:r>
      <w:r>
        <w:rPr>
          <w:color w:val="393939"/>
        </w:rPr>
        <w:t>will</w:t>
      </w:r>
      <w:r>
        <w:rPr>
          <w:color w:val="393939"/>
          <w:spacing w:val="-1"/>
        </w:rPr>
        <w:t xml:space="preserve"> </w:t>
      </w:r>
      <w:r>
        <w:rPr>
          <w:color w:val="393939"/>
        </w:rPr>
        <w:t>be the</w:t>
      </w:r>
      <w:r>
        <w:rPr>
          <w:color w:val="393939"/>
          <w:spacing w:val="-2"/>
        </w:rPr>
        <w:t xml:space="preserve"> </w:t>
      </w:r>
      <w:r>
        <w:rPr>
          <w:color w:val="393939"/>
        </w:rPr>
        <w:t>style</w:t>
      </w:r>
      <w:r>
        <w:rPr>
          <w:color w:val="393939"/>
          <w:spacing w:val="-2"/>
        </w:rPr>
        <w:t xml:space="preserve"> </w:t>
      </w:r>
      <w:r>
        <w:rPr>
          <w:color w:val="393939"/>
        </w:rPr>
        <w:t>for</w:t>
      </w:r>
      <w:r>
        <w:rPr>
          <w:color w:val="393939"/>
          <w:spacing w:val="-1"/>
        </w:rPr>
        <w:t xml:space="preserve"> </w:t>
      </w:r>
      <w:r>
        <w:rPr>
          <w:color w:val="393939"/>
        </w:rPr>
        <w:t>the</w:t>
      </w:r>
      <w:r>
        <w:rPr>
          <w:color w:val="393939"/>
          <w:spacing w:val="-3"/>
        </w:rPr>
        <w:t xml:space="preserve"> </w:t>
      </w:r>
      <w:r>
        <w:rPr>
          <w:color w:val="393939"/>
        </w:rPr>
        <w:t>off</w:t>
      </w:r>
      <w:r>
        <w:rPr>
          <w:color w:val="393939"/>
          <w:spacing w:val="2"/>
        </w:rPr>
        <w:t xml:space="preserve"> </w:t>
      </w:r>
      <w:r>
        <w:rPr>
          <w:color w:val="393939"/>
        </w:rPr>
        <w:t>button.</w:t>
      </w:r>
    </w:p>
    <w:p w:rsidR="00DA6855" w:rsidRDefault="00AF5842">
      <w:pPr>
        <w:pStyle w:val="BodyText"/>
        <w:ind w:left="184"/>
        <w:rPr>
          <w:sz w:val="20"/>
        </w:rPr>
      </w:pPr>
      <w:r>
        <w:rPr>
          <w:noProof/>
          <w:sz w:val="20"/>
        </w:rPr>
        <mc:AlternateContent>
          <mc:Choice Requires="wps">
            <w:drawing>
              <wp:inline distT="0" distB="0" distL="0" distR="0">
                <wp:extent cx="6573520" cy="170815"/>
                <wp:effectExtent l="2540" t="0" r="0" b="0"/>
                <wp:docPr id="93"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170815"/>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spacing w:line="269" w:lineRule="exact"/>
                              <w:ind w:left="28"/>
                              <w:rPr>
                                <w:rFonts w:ascii="Consolas"/>
                                <w:sz w:val="23"/>
                              </w:rPr>
                            </w:pPr>
                            <w:proofErr w:type="spellStart"/>
                            <w:proofErr w:type="gramStart"/>
                            <w:r>
                              <w:rPr>
                                <w:rFonts w:ascii="Consolas"/>
                                <w:sz w:val="23"/>
                              </w:rPr>
                              <w:t>client</w:t>
                            </w:r>
                            <w:r>
                              <w:rPr>
                                <w:rFonts w:ascii="Consolas"/>
                                <w:color w:val="999999"/>
                                <w:sz w:val="23"/>
                              </w:rPr>
                              <w:t>.</w:t>
                            </w:r>
                            <w:r>
                              <w:rPr>
                                <w:rFonts w:ascii="Consolas"/>
                                <w:color w:val="DD4968"/>
                                <w:sz w:val="23"/>
                              </w:rPr>
                              <w:t>println</w:t>
                            </w:r>
                            <w:proofErr w:type="spellEnd"/>
                            <w:proofErr w:type="gramEnd"/>
                            <w:r>
                              <w:rPr>
                                <w:rFonts w:ascii="Consolas"/>
                                <w:color w:val="999999"/>
                                <w:sz w:val="23"/>
                              </w:rPr>
                              <w:t>(</w:t>
                            </w:r>
                            <w:r>
                              <w:rPr>
                                <w:rFonts w:ascii="Consolas"/>
                                <w:color w:val="669900"/>
                                <w:sz w:val="23"/>
                              </w:rPr>
                              <w:t>".button2</w:t>
                            </w:r>
                            <w:r>
                              <w:rPr>
                                <w:rFonts w:ascii="Consolas"/>
                                <w:color w:val="669900"/>
                                <w:spacing w:val="-6"/>
                                <w:sz w:val="23"/>
                              </w:rPr>
                              <w:t xml:space="preserve"> </w:t>
                            </w:r>
                            <w:r>
                              <w:rPr>
                                <w:rFonts w:ascii="Consolas"/>
                                <w:color w:val="669900"/>
                                <w:sz w:val="23"/>
                              </w:rPr>
                              <w:t>{background-color:</w:t>
                            </w:r>
                            <w:r>
                              <w:rPr>
                                <w:rFonts w:ascii="Consolas"/>
                                <w:color w:val="669900"/>
                                <w:spacing w:val="-5"/>
                                <w:sz w:val="23"/>
                              </w:rPr>
                              <w:t xml:space="preserve"> </w:t>
                            </w:r>
                            <w:r>
                              <w:rPr>
                                <w:rFonts w:ascii="Consolas"/>
                                <w:color w:val="669900"/>
                                <w:sz w:val="23"/>
                              </w:rPr>
                              <w:t>#555555;}&lt;/style&gt;&lt;/head&gt;"</w:t>
                            </w:r>
                            <w:r>
                              <w:rPr>
                                <w:rFonts w:ascii="Consolas"/>
                                <w:color w:val="999999"/>
                                <w:sz w:val="23"/>
                              </w:rPr>
                              <w:t>);</w:t>
                            </w:r>
                          </w:p>
                        </w:txbxContent>
                      </wps:txbx>
                      <wps:bodyPr rot="0" vert="horz" wrap="square" lIns="0" tIns="0" rIns="0" bIns="0" anchor="t" anchorCtr="0" upright="1">
                        <a:noAutofit/>
                      </wps:bodyPr>
                    </wps:wsp>
                  </a:graphicData>
                </a:graphic>
              </wp:inline>
            </w:drawing>
          </mc:Choice>
          <mc:Fallback>
            <w:pict>
              <v:shape id="Text Box 140" o:spid="_x0000_s1044" type="#_x0000_t202" style="width:517.6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" fillcolor="#f5f1ef" stroked="f">
                <v:textbox inset="0,0,0,0">
                  <w:txbxContent>
                    <w:p w:rsidR="00660AD9" w:rsidRDefault="00660AD9">
                      <w:pPr>
                        <w:spacing w:line="269" w:lineRule="exact"/>
                        <w:ind w:left="28"/>
                        <w:rPr>
                          <w:rFonts w:ascii="Consolas"/>
                          <w:sz w:val="23"/>
                        </w:rPr>
                      </w:pPr>
                      <w:proofErr w:type="spellStart"/>
                      <w:proofErr w:type="gramStart"/>
                      <w:r>
                        <w:rPr>
                          <w:rFonts w:ascii="Consolas"/>
                          <w:sz w:val="23"/>
                        </w:rPr>
                        <w:t>client</w:t>
                      </w:r>
                      <w:r>
                        <w:rPr>
                          <w:rFonts w:ascii="Consolas"/>
                          <w:color w:val="999999"/>
                          <w:sz w:val="23"/>
                        </w:rPr>
                        <w:t>.</w:t>
                      </w:r>
                      <w:r>
                        <w:rPr>
                          <w:rFonts w:ascii="Consolas"/>
                          <w:color w:val="DD4968"/>
                          <w:sz w:val="23"/>
                        </w:rPr>
                        <w:t>println</w:t>
                      </w:r>
                      <w:proofErr w:type="spellEnd"/>
                      <w:proofErr w:type="gramEnd"/>
                      <w:r>
                        <w:rPr>
                          <w:rFonts w:ascii="Consolas"/>
                          <w:color w:val="999999"/>
                          <w:sz w:val="23"/>
                        </w:rPr>
                        <w:t>(</w:t>
                      </w:r>
                      <w:r>
                        <w:rPr>
                          <w:rFonts w:ascii="Consolas"/>
                          <w:color w:val="669900"/>
                          <w:sz w:val="23"/>
                        </w:rPr>
                        <w:t>".button2</w:t>
                      </w:r>
                      <w:r>
                        <w:rPr>
                          <w:rFonts w:ascii="Consolas"/>
                          <w:color w:val="669900"/>
                          <w:spacing w:val="-6"/>
                          <w:sz w:val="23"/>
                        </w:rPr>
                        <w:t xml:space="preserve"> </w:t>
                      </w:r>
                      <w:r>
                        <w:rPr>
                          <w:rFonts w:ascii="Consolas"/>
                          <w:color w:val="669900"/>
                          <w:sz w:val="23"/>
                        </w:rPr>
                        <w:t>{background-color:</w:t>
                      </w:r>
                      <w:r>
                        <w:rPr>
                          <w:rFonts w:ascii="Consolas"/>
                          <w:color w:val="669900"/>
                          <w:spacing w:val="-5"/>
                          <w:sz w:val="23"/>
                        </w:rPr>
                        <w:t xml:space="preserve"> </w:t>
                      </w:r>
                      <w:r>
                        <w:rPr>
                          <w:rFonts w:ascii="Consolas"/>
                          <w:color w:val="669900"/>
                          <w:sz w:val="23"/>
                        </w:rPr>
                        <w:t>#555555;}&lt;/style&gt;&lt;/head&gt;"</w:t>
                      </w:r>
                      <w:r>
                        <w:rPr>
                          <w:rFonts w:ascii="Consolas"/>
                          <w:color w:val="999999"/>
                          <w:sz w:val="23"/>
                        </w:rPr>
                        <w:t>);</w:t>
                      </w:r>
                    </w:p>
                  </w:txbxContent>
                </v:textbox>
                <w10:anchorlock/>
              </v:shape>
            </w:pict>
          </mc:Fallback>
        </mc:AlternateContent>
      </w:r>
    </w:p>
    <w:p w:rsidR="00DA6855" w:rsidRDefault="00660AD9">
      <w:pPr>
        <w:pStyle w:val="Heading3"/>
        <w:numPr>
          <w:ilvl w:val="0"/>
          <w:numId w:val="10"/>
        </w:numPr>
        <w:tabs>
          <w:tab w:val="left" w:pos="411"/>
        </w:tabs>
        <w:spacing w:before="41"/>
        <w:ind w:left="410" w:hanging="198"/>
        <w:rPr>
          <w:color w:val="393939"/>
        </w:rPr>
      </w:pPr>
      <w:r>
        <w:rPr>
          <w:color w:val="393939"/>
        </w:rPr>
        <w:t>Setting</w:t>
      </w:r>
      <w:r>
        <w:rPr>
          <w:color w:val="393939"/>
          <w:spacing w:val="-4"/>
        </w:rPr>
        <w:t xml:space="preserve"> </w:t>
      </w:r>
      <w:r>
        <w:rPr>
          <w:color w:val="393939"/>
        </w:rPr>
        <w:t>the</w:t>
      </w:r>
      <w:r>
        <w:rPr>
          <w:color w:val="393939"/>
          <w:spacing w:val="-2"/>
        </w:rPr>
        <w:t xml:space="preserve"> </w:t>
      </w:r>
      <w:r>
        <w:rPr>
          <w:color w:val="393939"/>
        </w:rPr>
        <w:t>Web Page</w:t>
      </w:r>
      <w:r>
        <w:rPr>
          <w:color w:val="393939"/>
          <w:spacing w:val="-3"/>
        </w:rPr>
        <w:t xml:space="preserve"> </w:t>
      </w:r>
      <w:r>
        <w:rPr>
          <w:color w:val="393939"/>
        </w:rPr>
        <w:t>First</w:t>
      </w:r>
      <w:r>
        <w:rPr>
          <w:color w:val="393939"/>
          <w:spacing w:val="1"/>
        </w:rPr>
        <w:t xml:space="preserve"> </w:t>
      </w:r>
      <w:r>
        <w:rPr>
          <w:color w:val="393939"/>
        </w:rPr>
        <w:t>Heading</w:t>
      </w:r>
    </w:p>
    <w:p w:rsidR="00DA6855" w:rsidRDefault="00660AD9">
      <w:pPr>
        <w:pStyle w:val="BodyText"/>
        <w:spacing w:before="148" w:after="3"/>
        <w:ind w:left="213" w:right="452"/>
      </w:pPr>
      <w:r>
        <w:rPr>
          <w:color w:val="393939"/>
        </w:rPr>
        <w:t>In the next line you can set the first heading of your web page. Here we have “</w:t>
      </w:r>
      <w:r>
        <w:rPr>
          <w:b/>
          <w:color w:val="393939"/>
        </w:rPr>
        <w:t>ESP32 Web Server</w:t>
      </w:r>
      <w:r>
        <w:rPr>
          <w:color w:val="393939"/>
        </w:rPr>
        <w:t>”, but</w:t>
      </w:r>
      <w:r>
        <w:rPr>
          <w:color w:val="393939"/>
          <w:spacing w:val="-59"/>
        </w:rPr>
        <w:t xml:space="preserve"> </w:t>
      </w:r>
      <w:r>
        <w:rPr>
          <w:color w:val="393939"/>
        </w:rPr>
        <w:t>you</w:t>
      </w:r>
      <w:r>
        <w:rPr>
          <w:color w:val="393939"/>
          <w:spacing w:val="-1"/>
        </w:rPr>
        <w:t xml:space="preserve"> </w:t>
      </w:r>
      <w:r>
        <w:rPr>
          <w:color w:val="393939"/>
        </w:rPr>
        <w:t>can change</w:t>
      </w:r>
      <w:r>
        <w:rPr>
          <w:color w:val="393939"/>
          <w:spacing w:val="-2"/>
        </w:rPr>
        <w:t xml:space="preserve"> </w:t>
      </w:r>
      <w:r>
        <w:rPr>
          <w:color w:val="393939"/>
        </w:rPr>
        <w:t>this</w:t>
      </w:r>
      <w:r>
        <w:rPr>
          <w:color w:val="393939"/>
          <w:spacing w:val="-2"/>
        </w:rPr>
        <w:t xml:space="preserve"> </w:t>
      </w:r>
      <w:r>
        <w:rPr>
          <w:color w:val="393939"/>
        </w:rPr>
        <w:t>text</w:t>
      </w:r>
      <w:r>
        <w:rPr>
          <w:color w:val="393939"/>
          <w:spacing w:val="-1"/>
        </w:rPr>
        <w:t xml:space="preserve"> </w:t>
      </w:r>
      <w:r>
        <w:rPr>
          <w:color w:val="393939"/>
        </w:rPr>
        <w:t>to whatever</w:t>
      </w:r>
      <w:r>
        <w:rPr>
          <w:color w:val="393939"/>
          <w:spacing w:val="1"/>
        </w:rPr>
        <w:t xml:space="preserve"> </w:t>
      </w:r>
      <w:r>
        <w:rPr>
          <w:color w:val="393939"/>
        </w:rPr>
        <w:t>you like.</w:t>
      </w:r>
    </w:p>
    <w:p w:rsidR="00DA6855" w:rsidRDefault="00AF5842">
      <w:pPr>
        <w:pStyle w:val="BodyText"/>
        <w:ind w:left="184"/>
        <w:rPr>
          <w:sz w:val="20"/>
        </w:rPr>
      </w:pPr>
      <w:r>
        <w:rPr>
          <w:noProof/>
          <w:sz w:val="20"/>
        </w:rPr>
        <mc:AlternateContent>
          <mc:Choice Requires="wps">
            <w:drawing>
              <wp:inline distT="0" distB="0" distL="0" distR="0">
                <wp:extent cx="6573520" cy="342900"/>
                <wp:effectExtent l="2540" t="0" r="0" b="635"/>
                <wp:docPr id="92"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342900"/>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ind w:left="28" w:right="4753"/>
                              <w:rPr>
                                <w:rFonts w:ascii="Consolas"/>
                                <w:sz w:val="23"/>
                              </w:rPr>
                            </w:pPr>
                            <w:r>
                              <w:rPr>
                                <w:rFonts w:ascii="Consolas"/>
                                <w:color w:val="6F8090"/>
                                <w:sz w:val="23"/>
                              </w:rPr>
                              <w:t>//</w:t>
                            </w:r>
                            <w:r>
                              <w:rPr>
                                <w:rFonts w:ascii="Consolas"/>
                                <w:color w:val="6F8090"/>
                                <w:spacing w:val="3"/>
                                <w:sz w:val="23"/>
                              </w:rPr>
                              <w:t xml:space="preserve"> </w:t>
                            </w:r>
                            <w:r>
                              <w:rPr>
                                <w:rFonts w:ascii="Consolas"/>
                                <w:color w:val="6F8090"/>
                                <w:sz w:val="23"/>
                              </w:rPr>
                              <w:t>Web</w:t>
                            </w:r>
                            <w:r>
                              <w:rPr>
                                <w:rFonts w:ascii="Consolas"/>
                                <w:color w:val="6F8090"/>
                                <w:spacing w:val="2"/>
                                <w:sz w:val="23"/>
                              </w:rPr>
                              <w:t xml:space="preserve"> </w:t>
                            </w:r>
                            <w:r>
                              <w:rPr>
                                <w:rFonts w:ascii="Consolas"/>
                                <w:color w:val="6F8090"/>
                                <w:sz w:val="23"/>
                              </w:rPr>
                              <w:t>Page</w:t>
                            </w:r>
                            <w:r>
                              <w:rPr>
                                <w:rFonts w:ascii="Consolas"/>
                                <w:color w:val="6F8090"/>
                                <w:spacing w:val="1"/>
                                <w:sz w:val="23"/>
                              </w:rPr>
                              <w:t xml:space="preserve"> </w:t>
                            </w:r>
                            <w:r>
                              <w:rPr>
                                <w:rFonts w:ascii="Consolas"/>
                                <w:color w:val="6F8090"/>
                                <w:sz w:val="23"/>
                              </w:rPr>
                              <w:t>Heading</w:t>
                            </w:r>
                            <w:r>
                              <w:rPr>
                                <w:rFonts w:ascii="Consolas"/>
                                <w:color w:val="6F8090"/>
                                <w:spacing w:val="1"/>
                                <w:sz w:val="23"/>
                              </w:rPr>
                              <w:t xml:space="preserve"> </w:t>
                            </w:r>
                            <w:proofErr w:type="spellStart"/>
                            <w:proofErr w:type="gramStart"/>
                            <w:r>
                              <w:rPr>
                                <w:rFonts w:ascii="Consolas"/>
                                <w:sz w:val="23"/>
                              </w:rPr>
                              <w:t>client</w:t>
                            </w:r>
                            <w:r>
                              <w:rPr>
                                <w:rFonts w:ascii="Consolas"/>
                                <w:color w:val="999999"/>
                                <w:sz w:val="23"/>
                              </w:rPr>
                              <w:t>.</w:t>
                            </w:r>
                            <w:r>
                              <w:rPr>
                                <w:rFonts w:ascii="Consolas"/>
                                <w:color w:val="DD4968"/>
                                <w:sz w:val="23"/>
                              </w:rPr>
                              <w:t>println</w:t>
                            </w:r>
                            <w:proofErr w:type="spellEnd"/>
                            <w:proofErr w:type="gramEnd"/>
                            <w:r>
                              <w:rPr>
                                <w:rFonts w:ascii="Consolas"/>
                                <w:color w:val="999999"/>
                                <w:sz w:val="23"/>
                              </w:rPr>
                              <w:t>(</w:t>
                            </w:r>
                            <w:r>
                              <w:rPr>
                                <w:rFonts w:ascii="Consolas"/>
                                <w:color w:val="669900"/>
                                <w:sz w:val="23"/>
                              </w:rPr>
                              <w:t>"&lt;h1&gt;ESP32</w:t>
                            </w:r>
                            <w:r>
                              <w:rPr>
                                <w:rFonts w:ascii="Consolas"/>
                                <w:color w:val="669900"/>
                                <w:spacing w:val="-5"/>
                                <w:sz w:val="23"/>
                              </w:rPr>
                              <w:t xml:space="preserve"> </w:t>
                            </w:r>
                            <w:r>
                              <w:rPr>
                                <w:rFonts w:ascii="Consolas"/>
                                <w:color w:val="669900"/>
                                <w:sz w:val="23"/>
                              </w:rPr>
                              <w:t>Web</w:t>
                            </w:r>
                            <w:r>
                              <w:rPr>
                                <w:rFonts w:ascii="Consolas"/>
                                <w:color w:val="669900"/>
                                <w:spacing w:val="-6"/>
                                <w:sz w:val="23"/>
                              </w:rPr>
                              <w:t xml:space="preserve"> </w:t>
                            </w:r>
                            <w:r>
                              <w:rPr>
                                <w:rFonts w:ascii="Consolas"/>
                                <w:color w:val="669900"/>
                                <w:sz w:val="23"/>
                              </w:rPr>
                              <w:t>Server&lt;/h1&gt;"</w:t>
                            </w:r>
                            <w:r>
                              <w:rPr>
                                <w:rFonts w:ascii="Consolas"/>
                                <w:color w:val="999999"/>
                                <w:sz w:val="23"/>
                              </w:rPr>
                              <w:t>);</w:t>
                            </w:r>
                          </w:p>
                        </w:txbxContent>
                      </wps:txbx>
                      <wps:bodyPr rot="0" vert="horz" wrap="square" lIns="0" tIns="0" rIns="0" bIns="0" anchor="t" anchorCtr="0" upright="1">
                        <a:noAutofit/>
                      </wps:bodyPr>
                    </wps:wsp>
                  </a:graphicData>
                </a:graphic>
              </wp:inline>
            </w:drawing>
          </mc:Choice>
          <mc:Fallback>
            <w:pict>
              <v:shape id="Text Box 139" o:spid="_x0000_s1045" type="#_x0000_t202" style="width:517.6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" fillcolor="#f5f1ef" stroked="f">
                <v:textbox inset="0,0,0,0">
                  <w:txbxContent>
                    <w:p w:rsidR="00660AD9" w:rsidRDefault="00660AD9">
                      <w:pPr>
                        <w:ind w:left="28" w:right="4753"/>
                        <w:rPr>
                          <w:rFonts w:ascii="Consolas"/>
                          <w:sz w:val="23"/>
                        </w:rPr>
                      </w:pPr>
                      <w:r>
                        <w:rPr>
                          <w:rFonts w:ascii="Consolas"/>
                          <w:color w:val="6F8090"/>
                          <w:sz w:val="23"/>
                        </w:rPr>
                        <w:t>//</w:t>
                      </w:r>
                      <w:r>
                        <w:rPr>
                          <w:rFonts w:ascii="Consolas"/>
                          <w:color w:val="6F8090"/>
                          <w:spacing w:val="3"/>
                          <w:sz w:val="23"/>
                        </w:rPr>
                        <w:t xml:space="preserve"> </w:t>
                      </w:r>
                      <w:r>
                        <w:rPr>
                          <w:rFonts w:ascii="Consolas"/>
                          <w:color w:val="6F8090"/>
                          <w:sz w:val="23"/>
                        </w:rPr>
                        <w:t>Web</w:t>
                      </w:r>
                      <w:r>
                        <w:rPr>
                          <w:rFonts w:ascii="Consolas"/>
                          <w:color w:val="6F8090"/>
                          <w:spacing w:val="2"/>
                          <w:sz w:val="23"/>
                        </w:rPr>
                        <w:t xml:space="preserve"> </w:t>
                      </w:r>
                      <w:r>
                        <w:rPr>
                          <w:rFonts w:ascii="Consolas"/>
                          <w:color w:val="6F8090"/>
                          <w:sz w:val="23"/>
                        </w:rPr>
                        <w:t>Page</w:t>
                      </w:r>
                      <w:r>
                        <w:rPr>
                          <w:rFonts w:ascii="Consolas"/>
                          <w:color w:val="6F8090"/>
                          <w:spacing w:val="1"/>
                          <w:sz w:val="23"/>
                        </w:rPr>
                        <w:t xml:space="preserve"> </w:t>
                      </w:r>
                      <w:r>
                        <w:rPr>
                          <w:rFonts w:ascii="Consolas"/>
                          <w:color w:val="6F8090"/>
                          <w:sz w:val="23"/>
                        </w:rPr>
                        <w:t>Heading</w:t>
                      </w:r>
                      <w:r>
                        <w:rPr>
                          <w:rFonts w:ascii="Consolas"/>
                          <w:color w:val="6F8090"/>
                          <w:spacing w:val="1"/>
                          <w:sz w:val="23"/>
                        </w:rPr>
                        <w:t xml:space="preserve"> </w:t>
                      </w:r>
                      <w:proofErr w:type="spellStart"/>
                      <w:proofErr w:type="gramStart"/>
                      <w:r>
                        <w:rPr>
                          <w:rFonts w:ascii="Consolas"/>
                          <w:sz w:val="23"/>
                        </w:rPr>
                        <w:t>client</w:t>
                      </w:r>
                      <w:r>
                        <w:rPr>
                          <w:rFonts w:ascii="Consolas"/>
                          <w:color w:val="999999"/>
                          <w:sz w:val="23"/>
                        </w:rPr>
                        <w:t>.</w:t>
                      </w:r>
                      <w:r>
                        <w:rPr>
                          <w:rFonts w:ascii="Consolas"/>
                          <w:color w:val="DD4968"/>
                          <w:sz w:val="23"/>
                        </w:rPr>
                        <w:t>println</w:t>
                      </w:r>
                      <w:proofErr w:type="spellEnd"/>
                      <w:proofErr w:type="gramEnd"/>
                      <w:r>
                        <w:rPr>
                          <w:rFonts w:ascii="Consolas"/>
                          <w:color w:val="999999"/>
                          <w:sz w:val="23"/>
                        </w:rPr>
                        <w:t>(</w:t>
                      </w:r>
                      <w:r>
                        <w:rPr>
                          <w:rFonts w:ascii="Consolas"/>
                          <w:color w:val="669900"/>
                          <w:sz w:val="23"/>
                        </w:rPr>
                        <w:t>"&lt;h1&gt;ESP32</w:t>
                      </w:r>
                      <w:r>
                        <w:rPr>
                          <w:rFonts w:ascii="Consolas"/>
                          <w:color w:val="669900"/>
                          <w:spacing w:val="-5"/>
                          <w:sz w:val="23"/>
                        </w:rPr>
                        <w:t xml:space="preserve"> </w:t>
                      </w:r>
                      <w:r>
                        <w:rPr>
                          <w:rFonts w:ascii="Consolas"/>
                          <w:color w:val="669900"/>
                          <w:sz w:val="23"/>
                        </w:rPr>
                        <w:t>Web</w:t>
                      </w:r>
                      <w:r>
                        <w:rPr>
                          <w:rFonts w:ascii="Consolas"/>
                          <w:color w:val="669900"/>
                          <w:spacing w:val="-6"/>
                          <w:sz w:val="23"/>
                        </w:rPr>
                        <w:t xml:space="preserve"> </w:t>
                      </w:r>
                      <w:r>
                        <w:rPr>
                          <w:rFonts w:ascii="Consolas"/>
                          <w:color w:val="669900"/>
                          <w:sz w:val="23"/>
                        </w:rPr>
                        <w:t>Server&lt;/h1&gt;"</w:t>
                      </w:r>
                      <w:r>
                        <w:rPr>
                          <w:rFonts w:ascii="Consolas"/>
                          <w:color w:val="999999"/>
                          <w:sz w:val="23"/>
                        </w:rPr>
                        <w:t>);</w:t>
                      </w:r>
                    </w:p>
                  </w:txbxContent>
                </v:textbox>
                <w10:anchorlock/>
              </v:shape>
            </w:pict>
          </mc:Fallback>
        </mc:AlternateContent>
      </w:r>
    </w:p>
    <w:p w:rsidR="00DA6855" w:rsidRDefault="00DA6855">
      <w:pPr>
        <w:rPr>
          <w:sz w:val="20"/>
        </w:rPr>
        <w:sectPr w:rsidR="00DA6855">
          <w:pgSz w:w="11910" w:h="16840"/>
          <w:pgMar w:top="1420" w:right="260" w:bottom="1380" w:left="900" w:header="758" w:footer="1192" w:gutter="0"/>
          <w:cols w:space="720"/>
        </w:sectPr>
      </w:pPr>
    </w:p>
    <w:p w:rsidR="00DA6855" w:rsidRDefault="00AF5842">
      <w:pPr>
        <w:pStyle w:val="BodyText"/>
        <w:rPr>
          <w:sz w:val="20"/>
        </w:rPr>
      </w:pPr>
      <w:r>
        <w:rPr>
          <w:noProof/>
        </w:rPr>
        <w:lastRenderedPageBreak/>
        <mc:AlternateContent>
          <mc:Choice Requires="wpg">
            <w:drawing>
              <wp:anchor distT="0" distB="0" distL="114300" distR="114300" simplePos="0" relativeHeight="486796800" behindDoc="1" locked="0" layoutInCell="1" allowOverlap="1">
                <wp:simplePos x="0" y="0"/>
                <wp:positionH relativeFrom="page">
                  <wp:posOffset>636905</wp:posOffset>
                </wp:positionH>
                <wp:positionV relativeFrom="page">
                  <wp:posOffset>914400</wp:posOffset>
                </wp:positionV>
                <wp:extent cx="6677025" cy="8849995"/>
                <wp:effectExtent l="0" t="0" r="0" b="0"/>
                <wp:wrapNone/>
                <wp:docPr id="84"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8849995"/>
                          <a:chOff x="1003" y="1440"/>
                          <a:chExt cx="10515" cy="13937"/>
                        </a:xfrm>
                      </wpg:grpSpPr>
                      <wps:wsp>
                        <wps:cNvPr id="85" name="Rectangle 88"/>
                        <wps:cNvSpPr>
                          <a:spLocks noChangeArrowheads="1"/>
                        </wps:cNvSpPr>
                        <wps:spPr bwMode="auto">
                          <a:xfrm>
                            <a:off x="1411" y="15366"/>
                            <a:ext cx="9818"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AutoShape 87"/>
                        <wps:cNvSpPr>
                          <a:spLocks/>
                        </wps:cNvSpPr>
                        <wps:spPr bwMode="auto">
                          <a:xfrm>
                            <a:off x="1084" y="10782"/>
                            <a:ext cx="10352" cy="3503"/>
                          </a:xfrm>
                          <a:custGeom>
                            <a:avLst/>
                            <a:gdLst>
                              <a:gd name="T0" fmla="+- 0 11436 1085"/>
                              <a:gd name="T1" fmla="*/ T0 w 10352"/>
                              <a:gd name="T2" fmla="+- 0 13747 10782"/>
                              <a:gd name="T3" fmla="*/ 13747 h 3503"/>
                              <a:gd name="T4" fmla="+- 0 1085 1085"/>
                              <a:gd name="T5" fmla="*/ T4 w 10352"/>
                              <a:gd name="T6" fmla="+- 0 13747 10782"/>
                              <a:gd name="T7" fmla="*/ 13747 h 3503"/>
                              <a:gd name="T8" fmla="+- 0 1085 1085"/>
                              <a:gd name="T9" fmla="*/ T8 w 10352"/>
                              <a:gd name="T10" fmla="+- 0 14016 10782"/>
                              <a:gd name="T11" fmla="*/ 14016 h 3503"/>
                              <a:gd name="T12" fmla="+- 0 1085 1085"/>
                              <a:gd name="T13" fmla="*/ T12 w 10352"/>
                              <a:gd name="T14" fmla="+- 0 14284 10782"/>
                              <a:gd name="T15" fmla="*/ 14284 h 3503"/>
                              <a:gd name="T16" fmla="+- 0 11436 1085"/>
                              <a:gd name="T17" fmla="*/ T16 w 10352"/>
                              <a:gd name="T18" fmla="+- 0 14284 10782"/>
                              <a:gd name="T19" fmla="*/ 14284 h 3503"/>
                              <a:gd name="T20" fmla="+- 0 11436 1085"/>
                              <a:gd name="T21" fmla="*/ T20 w 10352"/>
                              <a:gd name="T22" fmla="+- 0 14016 10782"/>
                              <a:gd name="T23" fmla="*/ 14016 h 3503"/>
                              <a:gd name="T24" fmla="+- 0 11436 1085"/>
                              <a:gd name="T25" fmla="*/ T24 w 10352"/>
                              <a:gd name="T26" fmla="+- 0 13747 10782"/>
                              <a:gd name="T27" fmla="*/ 13747 h 3503"/>
                              <a:gd name="T28" fmla="+- 0 11436 1085"/>
                              <a:gd name="T29" fmla="*/ T28 w 10352"/>
                              <a:gd name="T30" fmla="+- 0 12129 10782"/>
                              <a:gd name="T31" fmla="*/ 12129 h 3503"/>
                              <a:gd name="T32" fmla="+- 0 1085 1085"/>
                              <a:gd name="T33" fmla="*/ T32 w 10352"/>
                              <a:gd name="T34" fmla="+- 0 12129 10782"/>
                              <a:gd name="T35" fmla="*/ 12129 h 3503"/>
                              <a:gd name="T36" fmla="+- 0 1085 1085"/>
                              <a:gd name="T37" fmla="*/ T36 w 10352"/>
                              <a:gd name="T38" fmla="+- 0 12400 10782"/>
                              <a:gd name="T39" fmla="*/ 12400 h 3503"/>
                              <a:gd name="T40" fmla="+- 0 1085 1085"/>
                              <a:gd name="T41" fmla="*/ T40 w 10352"/>
                              <a:gd name="T42" fmla="+- 0 12669 10782"/>
                              <a:gd name="T43" fmla="*/ 12669 h 3503"/>
                              <a:gd name="T44" fmla="+- 0 1085 1085"/>
                              <a:gd name="T45" fmla="*/ T44 w 10352"/>
                              <a:gd name="T46" fmla="+- 0 12938 10782"/>
                              <a:gd name="T47" fmla="*/ 12938 h 3503"/>
                              <a:gd name="T48" fmla="+- 0 1085 1085"/>
                              <a:gd name="T49" fmla="*/ T48 w 10352"/>
                              <a:gd name="T50" fmla="+- 0 13207 10782"/>
                              <a:gd name="T51" fmla="*/ 13207 h 3503"/>
                              <a:gd name="T52" fmla="+- 0 1085 1085"/>
                              <a:gd name="T53" fmla="*/ T52 w 10352"/>
                              <a:gd name="T54" fmla="+- 0 13478 10782"/>
                              <a:gd name="T55" fmla="*/ 13478 h 3503"/>
                              <a:gd name="T56" fmla="+- 0 1085 1085"/>
                              <a:gd name="T57" fmla="*/ T56 w 10352"/>
                              <a:gd name="T58" fmla="+- 0 13747 10782"/>
                              <a:gd name="T59" fmla="*/ 13747 h 3503"/>
                              <a:gd name="T60" fmla="+- 0 11436 1085"/>
                              <a:gd name="T61" fmla="*/ T60 w 10352"/>
                              <a:gd name="T62" fmla="+- 0 13747 10782"/>
                              <a:gd name="T63" fmla="*/ 13747 h 3503"/>
                              <a:gd name="T64" fmla="+- 0 11436 1085"/>
                              <a:gd name="T65" fmla="*/ T64 w 10352"/>
                              <a:gd name="T66" fmla="+- 0 13478 10782"/>
                              <a:gd name="T67" fmla="*/ 13478 h 3503"/>
                              <a:gd name="T68" fmla="+- 0 11436 1085"/>
                              <a:gd name="T69" fmla="*/ T68 w 10352"/>
                              <a:gd name="T70" fmla="+- 0 13207 10782"/>
                              <a:gd name="T71" fmla="*/ 13207 h 3503"/>
                              <a:gd name="T72" fmla="+- 0 11436 1085"/>
                              <a:gd name="T73" fmla="*/ T72 w 10352"/>
                              <a:gd name="T74" fmla="+- 0 12938 10782"/>
                              <a:gd name="T75" fmla="*/ 12938 h 3503"/>
                              <a:gd name="T76" fmla="+- 0 11436 1085"/>
                              <a:gd name="T77" fmla="*/ T76 w 10352"/>
                              <a:gd name="T78" fmla="+- 0 12669 10782"/>
                              <a:gd name="T79" fmla="*/ 12669 h 3503"/>
                              <a:gd name="T80" fmla="+- 0 11436 1085"/>
                              <a:gd name="T81" fmla="*/ T80 w 10352"/>
                              <a:gd name="T82" fmla="+- 0 12400 10782"/>
                              <a:gd name="T83" fmla="*/ 12400 h 3503"/>
                              <a:gd name="T84" fmla="+- 0 11436 1085"/>
                              <a:gd name="T85" fmla="*/ T84 w 10352"/>
                              <a:gd name="T86" fmla="+- 0 12129 10782"/>
                              <a:gd name="T87" fmla="*/ 12129 h 3503"/>
                              <a:gd name="T88" fmla="+- 0 11436 1085"/>
                              <a:gd name="T89" fmla="*/ T88 w 10352"/>
                              <a:gd name="T90" fmla="+- 0 10782 10782"/>
                              <a:gd name="T91" fmla="*/ 10782 h 3503"/>
                              <a:gd name="T92" fmla="+- 0 1085 1085"/>
                              <a:gd name="T93" fmla="*/ T92 w 10352"/>
                              <a:gd name="T94" fmla="+- 0 10782 10782"/>
                              <a:gd name="T95" fmla="*/ 10782 h 3503"/>
                              <a:gd name="T96" fmla="+- 0 1085 1085"/>
                              <a:gd name="T97" fmla="*/ T96 w 10352"/>
                              <a:gd name="T98" fmla="+- 0 11053 10782"/>
                              <a:gd name="T99" fmla="*/ 11053 h 3503"/>
                              <a:gd name="T100" fmla="+- 0 1085 1085"/>
                              <a:gd name="T101" fmla="*/ T100 w 10352"/>
                              <a:gd name="T102" fmla="+- 0 11322 10782"/>
                              <a:gd name="T103" fmla="*/ 11322 h 3503"/>
                              <a:gd name="T104" fmla="+- 0 1085 1085"/>
                              <a:gd name="T105" fmla="*/ T104 w 10352"/>
                              <a:gd name="T106" fmla="+- 0 11591 10782"/>
                              <a:gd name="T107" fmla="*/ 11591 h 3503"/>
                              <a:gd name="T108" fmla="+- 0 1085 1085"/>
                              <a:gd name="T109" fmla="*/ T108 w 10352"/>
                              <a:gd name="T110" fmla="+- 0 11860 10782"/>
                              <a:gd name="T111" fmla="*/ 11860 h 3503"/>
                              <a:gd name="T112" fmla="+- 0 1085 1085"/>
                              <a:gd name="T113" fmla="*/ T112 w 10352"/>
                              <a:gd name="T114" fmla="+- 0 12129 10782"/>
                              <a:gd name="T115" fmla="*/ 12129 h 3503"/>
                              <a:gd name="T116" fmla="+- 0 11436 1085"/>
                              <a:gd name="T117" fmla="*/ T116 w 10352"/>
                              <a:gd name="T118" fmla="+- 0 12129 10782"/>
                              <a:gd name="T119" fmla="*/ 12129 h 3503"/>
                              <a:gd name="T120" fmla="+- 0 11436 1085"/>
                              <a:gd name="T121" fmla="*/ T120 w 10352"/>
                              <a:gd name="T122" fmla="+- 0 11860 10782"/>
                              <a:gd name="T123" fmla="*/ 11860 h 3503"/>
                              <a:gd name="T124" fmla="+- 0 11436 1085"/>
                              <a:gd name="T125" fmla="*/ T124 w 10352"/>
                              <a:gd name="T126" fmla="+- 0 11591 10782"/>
                              <a:gd name="T127" fmla="*/ 11591 h 3503"/>
                              <a:gd name="T128" fmla="+- 0 11436 1085"/>
                              <a:gd name="T129" fmla="*/ T128 w 10352"/>
                              <a:gd name="T130" fmla="+- 0 11322 10782"/>
                              <a:gd name="T131" fmla="*/ 11322 h 3503"/>
                              <a:gd name="T132" fmla="+- 0 11436 1085"/>
                              <a:gd name="T133" fmla="*/ T132 w 10352"/>
                              <a:gd name="T134" fmla="+- 0 11053 10782"/>
                              <a:gd name="T135" fmla="*/ 11053 h 3503"/>
                              <a:gd name="T136" fmla="+- 0 11436 1085"/>
                              <a:gd name="T137" fmla="*/ T136 w 10352"/>
                              <a:gd name="T138" fmla="+- 0 10782 10782"/>
                              <a:gd name="T139" fmla="*/ 10782 h 3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352" h="3503">
                                <a:moveTo>
                                  <a:pt x="10351" y="2965"/>
                                </a:moveTo>
                                <a:lnTo>
                                  <a:pt x="0" y="2965"/>
                                </a:lnTo>
                                <a:lnTo>
                                  <a:pt x="0" y="3234"/>
                                </a:lnTo>
                                <a:lnTo>
                                  <a:pt x="0" y="3502"/>
                                </a:lnTo>
                                <a:lnTo>
                                  <a:pt x="10351" y="3502"/>
                                </a:lnTo>
                                <a:lnTo>
                                  <a:pt x="10351" y="3234"/>
                                </a:lnTo>
                                <a:lnTo>
                                  <a:pt x="10351" y="2965"/>
                                </a:lnTo>
                                <a:close/>
                                <a:moveTo>
                                  <a:pt x="10351" y="1347"/>
                                </a:moveTo>
                                <a:lnTo>
                                  <a:pt x="0" y="1347"/>
                                </a:lnTo>
                                <a:lnTo>
                                  <a:pt x="0" y="1618"/>
                                </a:lnTo>
                                <a:lnTo>
                                  <a:pt x="0" y="1887"/>
                                </a:lnTo>
                                <a:lnTo>
                                  <a:pt x="0" y="2156"/>
                                </a:lnTo>
                                <a:lnTo>
                                  <a:pt x="0" y="2425"/>
                                </a:lnTo>
                                <a:lnTo>
                                  <a:pt x="0" y="2696"/>
                                </a:lnTo>
                                <a:lnTo>
                                  <a:pt x="0" y="2965"/>
                                </a:lnTo>
                                <a:lnTo>
                                  <a:pt x="10351" y="2965"/>
                                </a:lnTo>
                                <a:lnTo>
                                  <a:pt x="10351" y="2696"/>
                                </a:lnTo>
                                <a:lnTo>
                                  <a:pt x="10351" y="2425"/>
                                </a:lnTo>
                                <a:lnTo>
                                  <a:pt x="10351" y="2156"/>
                                </a:lnTo>
                                <a:lnTo>
                                  <a:pt x="10351" y="1887"/>
                                </a:lnTo>
                                <a:lnTo>
                                  <a:pt x="10351" y="1618"/>
                                </a:lnTo>
                                <a:lnTo>
                                  <a:pt x="10351" y="1347"/>
                                </a:lnTo>
                                <a:close/>
                                <a:moveTo>
                                  <a:pt x="10351" y="0"/>
                                </a:moveTo>
                                <a:lnTo>
                                  <a:pt x="0" y="0"/>
                                </a:lnTo>
                                <a:lnTo>
                                  <a:pt x="0" y="271"/>
                                </a:lnTo>
                                <a:lnTo>
                                  <a:pt x="0" y="540"/>
                                </a:lnTo>
                                <a:lnTo>
                                  <a:pt x="0" y="809"/>
                                </a:lnTo>
                                <a:lnTo>
                                  <a:pt x="0" y="1078"/>
                                </a:lnTo>
                                <a:lnTo>
                                  <a:pt x="0" y="1347"/>
                                </a:lnTo>
                                <a:lnTo>
                                  <a:pt x="10351" y="1347"/>
                                </a:lnTo>
                                <a:lnTo>
                                  <a:pt x="10351" y="1078"/>
                                </a:lnTo>
                                <a:lnTo>
                                  <a:pt x="10351" y="809"/>
                                </a:lnTo>
                                <a:lnTo>
                                  <a:pt x="10351" y="540"/>
                                </a:lnTo>
                                <a:lnTo>
                                  <a:pt x="10351" y="271"/>
                                </a:lnTo>
                                <a:lnTo>
                                  <a:pt x="10351" y="0"/>
                                </a:lnTo>
                                <a:close/>
                              </a:path>
                            </a:pathLst>
                          </a:custGeom>
                          <a:solidFill>
                            <a:srgbClr val="F5F1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6"/>
                        <wps:cNvSpPr>
                          <a:spLocks/>
                        </wps:cNvSpPr>
                        <wps:spPr bwMode="auto">
                          <a:xfrm>
                            <a:off x="1003" y="1440"/>
                            <a:ext cx="10515" cy="13927"/>
                          </a:xfrm>
                          <a:custGeom>
                            <a:avLst/>
                            <a:gdLst>
                              <a:gd name="T0" fmla="+- 0 11518 1003"/>
                              <a:gd name="T1" fmla="*/ T0 w 10515"/>
                              <a:gd name="T2" fmla="+- 0 1440 1440"/>
                              <a:gd name="T3" fmla="*/ 1440 h 13927"/>
                              <a:gd name="T4" fmla="+- 0 11498 1003"/>
                              <a:gd name="T5" fmla="*/ T4 w 10515"/>
                              <a:gd name="T6" fmla="+- 0 1440 1440"/>
                              <a:gd name="T7" fmla="*/ 1440 h 13927"/>
                              <a:gd name="T8" fmla="+- 0 11498 1003"/>
                              <a:gd name="T9" fmla="*/ T8 w 10515"/>
                              <a:gd name="T10" fmla="+- 0 1459 1440"/>
                              <a:gd name="T11" fmla="*/ 1459 h 13927"/>
                              <a:gd name="T12" fmla="+- 0 11498 1003"/>
                              <a:gd name="T13" fmla="*/ T12 w 10515"/>
                              <a:gd name="T14" fmla="+- 0 1560 1440"/>
                              <a:gd name="T15" fmla="*/ 1560 h 13927"/>
                              <a:gd name="T16" fmla="+- 0 11498 1003"/>
                              <a:gd name="T17" fmla="*/ T16 w 10515"/>
                              <a:gd name="T18" fmla="+- 0 15348 1440"/>
                              <a:gd name="T19" fmla="*/ 15348 h 13927"/>
                              <a:gd name="T20" fmla="+- 0 1022 1003"/>
                              <a:gd name="T21" fmla="*/ T20 w 10515"/>
                              <a:gd name="T22" fmla="+- 0 15348 1440"/>
                              <a:gd name="T23" fmla="*/ 15348 h 13927"/>
                              <a:gd name="T24" fmla="+- 0 1022 1003"/>
                              <a:gd name="T25" fmla="*/ T24 w 10515"/>
                              <a:gd name="T26" fmla="+- 0 1560 1440"/>
                              <a:gd name="T27" fmla="*/ 1560 h 13927"/>
                              <a:gd name="T28" fmla="+- 0 1022 1003"/>
                              <a:gd name="T29" fmla="*/ T28 w 10515"/>
                              <a:gd name="T30" fmla="+- 0 1459 1440"/>
                              <a:gd name="T31" fmla="*/ 1459 h 13927"/>
                              <a:gd name="T32" fmla="+- 0 11498 1003"/>
                              <a:gd name="T33" fmla="*/ T32 w 10515"/>
                              <a:gd name="T34" fmla="+- 0 1459 1440"/>
                              <a:gd name="T35" fmla="*/ 1459 h 13927"/>
                              <a:gd name="T36" fmla="+- 0 11498 1003"/>
                              <a:gd name="T37" fmla="*/ T36 w 10515"/>
                              <a:gd name="T38" fmla="+- 0 1440 1440"/>
                              <a:gd name="T39" fmla="*/ 1440 h 13927"/>
                              <a:gd name="T40" fmla="+- 0 1022 1003"/>
                              <a:gd name="T41" fmla="*/ T40 w 10515"/>
                              <a:gd name="T42" fmla="+- 0 1440 1440"/>
                              <a:gd name="T43" fmla="*/ 1440 h 13927"/>
                              <a:gd name="T44" fmla="+- 0 1003 1003"/>
                              <a:gd name="T45" fmla="*/ T44 w 10515"/>
                              <a:gd name="T46" fmla="+- 0 1440 1440"/>
                              <a:gd name="T47" fmla="*/ 1440 h 13927"/>
                              <a:gd name="T48" fmla="+- 0 1003 1003"/>
                              <a:gd name="T49" fmla="*/ T48 w 10515"/>
                              <a:gd name="T50" fmla="+- 0 15367 1440"/>
                              <a:gd name="T51" fmla="*/ 15367 h 13927"/>
                              <a:gd name="T52" fmla="+- 0 1022 1003"/>
                              <a:gd name="T53" fmla="*/ T52 w 10515"/>
                              <a:gd name="T54" fmla="+- 0 15367 1440"/>
                              <a:gd name="T55" fmla="*/ 15367 h 13927"/>
                              <a:gd name="T56" fmla="+- 0 11498 1003"/>
                              <a:gd name="T57" fmla="*/ T56 w 10515"/>
                              <a:gd name="T58" fmla="+- 0 15367 1440"/>
                              <a:gd name="T59" fmla="*/ 15367 h 13927"/>
                              <a:gd name="T60" fmla="+- 0 11518 1003"/>
                              <a:gd name="T61" fmla="*/ T60 w 10515"/>
                              <a:gd name="T62" fmla="+- 0 15367 1440"/>
                              <a:gd name="T63" fmla="*/ 15367 h 13927"/>
                              <a:gd name="T64" fmla="+- 0 11518 1003"/>
                              <a:gd name="T65" fmla="*/ T64 w 10515"/>
                              <a:gd name="T66" fmla="+- 0 15348 1440"/>
                              <a:gd name="T67" fmla="*/ 15348 h 13927"/>
                              <a:gd name="T68" fmla="+- 0 11518 1003"/>
                              <a:gd name="T69" fmla="*/ T68 w 10515"/>
                              <a:gd name="T70" fmla="+- 0 1560 1440"/>
                              <a:gd name="T71" fmla="*/ 1560 h 13927"/>
                              <a:gd name="T72" fmla="+- 0 11518 1003"/>
                              <a:gd name="T73" fmla="*/ T72 w 10515"/>
                              <a:gd name="T74" fmla="+- 0 1459 1440"/>
                              <a:gd name="T75" fmla="*/ 1459 h 13927"/>
                              <a:gd name="T76" fmla="+- 0 11518 1003"/>
                              <a:gd name="T77" fmla="*/ T76 w 10515"/>
                              <a:gd name="T78" fmla="+- 0 1440 1440"/>
                              <a:gd name="T79" fmla="*/ 1440 h 139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5" h="13927">
                                <a:moveTo>
                                  <a:pt x="10515" y="0"/>
                                </a:moveTo>
                                <a:lnTo>
                                  <a:pt x="10495" y="0"/>
                                </a:lnTo>
                                <a:lnTo>
                                  <a:pt x="10495" y="19"/>
                                </a:lnTo>
                                <a:lnTo>
                                  <a:pt x="10495" y="120"/>
                                </a:lnTo>
                                <a:lnTo>
                                  <a:pt x="10495" y="13908"/>
                                </a:lnTo>
                                <a:lnTo>
                                  <a:pt x="19" y="13908"/>
                                </a:lnTo>
                                <a:lnTo>
                                  <a:pt x="19" y="120"/>
                                </a:lnTo>
                                <a:lnTo>
                                  <a:pt x="19" y="19"/>
                                </a:lnTo>
                                <a:lnTo>
                                  <a:pt x="10495" y="19"/>
                                </a:lnTo>
                                <a:lnTo>
                                  <a:pt x="10495" y="0"/>
                                </a:lnTo>
                                <a:lnTo>
                                  <a:pt x="19" y="0"/>
                                </a:lnTo>
                                <a:lnTo>
                                  <a:pt x="0" y="0"/>
                                </a:lnTo>
                                <a:lnTo>
                                  <a:pt x="0" y="13927"/>
                                </a:lnTo>
                                <a:lnTo>
                                  <a:pt x="19" y="13927"/>
                                </a:lnTo>
                                <a:lnTo>
                                  <a:pt x="10495" y="13927"/>
                                </a:lnTo>
                                <a:lnTo>
                                  <a:pt x="10515" y="13927"/>
                                </a:lnTo>
                                <a:lnTo>
                                  <a:pt x="10515" y="13908"/>
                                </a:lnTo>
                                <a:lnTo>
                                  <a:pt x="10515" y="120"/>
                                </a:lnTo>
                                <a:lnTo>
                                  <a:pt x="10515" y="19"/>
                                </a:lnTo>
                                <a:lnTo>
                                  <a:pt x="105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Text Box 85"/>
                        <wps:cNvSpPr txBox="1">
                          <a:spLocks noChangeArrowheads="1"/>
                        </wps:cNvSpPr>
                        <wps:spPr bwMode="auto">
                          <a:xfrm>
                            <a:off x="1113" y="10822"/>
                            <a:ext cx="8368" cy="1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spacing w:line="229" w:lineRule="exact"/>
                                <w:rPr>
                                  <w:rFonts w:ascii="Consolas"/>
                                  <w:sz w:val="23"/>
                                </w:rPr>
                              </w:pPr>
                              <w:r>
                                <w:rPr>
                                  <w:rFonts w:ascii="Consolas"/>
                                  <w:color w:val="6F8090"/>
                                  <w:sz w:val="23"/>
                                </w:rPr>
                                <w:t>//</w:t>
                              </w:r>
                              <w:r>
                                <w:rPr>
                                  <w:rFonts w:ascii="Consolas"/>
                                  <w:color w:val="6F8090"/>
                                  <w:spacing w:val="-1"/>
                                  <w:sz w:val="23"/>
                                </w:rPr>
                                <w:t xml:space="preserve"> </w:t>
                              </w:r>
                              <w:r>
                                <w:rPr>
                                  <w:rFonts w:ascii="Consolas"/>
                                  <w:color w:val="6F8090"/>
                                  <w:sz w:val="23"/>
                                </w:rPr>
                                <w:t>The HTTP</w:t>
                              </w:r>
                              <w:r>
                                <w:rPr>
                                  <w:rFonts w:ascii="Consolas"/>
                                  <w:color w:val="6F8090"/>
                                  <w:spacing w:val="-2"/>
                                  <w:sz w:val="23"/>
                                </w:rPr>
                                <w:t xml:space="preserve"> </w:t>
                              </w:r>
                              <w:r>
                                <w:rPr>
                                  <w:rFonts w:ascii="Consolas"/>
                                  <w:color w:val="6F8090"/>
                                  <w:sz w:val="23"/>
                                </w:rPr>
                                <w:t>response</w:t>
                              </w:r>
                              <w:r>
                                <w:rPr>
                                  <w:rFonts w:ascii="Consolas"/>
                                  <w:color w:val="6F8090"/>
                                  <w:spacing w:val="-1"/>
                                  <w:sz w:val="23"/>
                                </w:rPr>
                                <w:t xml:space="preserve"> </w:t>
                              </w:r>
                              <w:r>
                                <w:rPr>
                                  <w:rFonts w:ascii="Consolas"/>
                                  <w:color w:val="6F8090"/>
                                  <w:sz w:val="23"/>
                                </w:rPr>
                                <w:t>ends with</w:t>
                              </w:r>
                              <w:r>
                                <w:rPr>
                                  <w:rFonts w:ascii="Consolas"/>
                                  <w:color w:val="6F8090"/>
                                  <w:spacing w:val="-2"/>
                                  <w:sz w:val="23"/>
                                </w:rPr>
                                <w:t xml:space="preserve"> </w:t>
                              </w:r>
                              <w:r>
                                <w:rPr>
                                  <w:rFonts w:ascii="Consolas"/>
                                  <w:color w:val="6F8090"/>
                                  <w:sz w:val="23"/>
                                </w:rPr>
                                <w:t>another</w:t>
                              </w:r>
                              <w:r>
                                <w:rPr>
                                  <w:rFonts w:ascii="Consolas"/>
                                  <w:color w:val="6F8090"/>
                                  <w:spacing w:val="-3"/>
                                  <w:sz w:val="23"/>
                                </w:rPr>
                                <w:t xml:space="preserve"> </w:t>
                              </w:r>
                              <w:r>
                                <w:rPr>
                                  <w:rFonts w:ascii="Consolas"/>
                                  <w:color w:val="6F8090"/>
                                  <w:sz w:val="23"/>
                                </w:rPr>
                                <w:t>blank</w:t>
                              </w:r>
                              <w:r>
                                <w:rPr>
                                  <w:rFonts w:ascii="Consolas"/>
                                  <w:color w:val="6F8090"/>
                                  <w:spacing w:val="1"/>
                                  <w:sz w:val="23"/>
                                </w:rPr>
                                <w:t xml:space="preserve"> </w:t>
                              </w:r>
                              <w:r>
                                <w:rPr>
                                  <w:rFonts w:ascii="Consolas"/>
                                  <w:color w:val="6F8090"/>
                                  <w:sz w:val="23"/>
                                </w:rPr>
                                <w:t>line</w:t>
                              </w:r>
                            </w:p>
                            <w:p w:rsidR="00660AD9" w:rsidRDefault="00660AD9">
                              <w:pPr>
                                <w:spacing w:before="2" w:line="269" w:lineRule="exact"/>
                                <w:ind w:left="1519"/>
                                <w:rPr>
                                  <w:rFonts w:ascii="Consolas"/>
                                  <w:sz w:val="23"/>
                                </w:rPr>
                              </w:pPr>
                              <w:proofErr w:type="spellStart"/>
                              <w:proofErr w:type="gramStart"/>
                              <w:r>
                                <w:rPr>
                                  <w:rFonts w:ascii="Consolas"/>
                                  <w:sz w:val="23"/>
                                </w:rPr>
                                <w:t>client</w:t>
                              </w:r>
                              <w:r>
                                <w:rPr>
                                  <w:rFonts w:ascii="Consolas"/>
                                  <w:color w:val="999999"/>
                                  <w:sz w:val="23"/>
                                </w:rPr>
                                <w:t>.</w:t>
                              </w:r>
                              <w:r>
                                <w:rPr>
                                  <w:rFonts w:ascii="Consolas"/>
                                  <w:color w:val="DD4968"/>
                                  <w:sz w:val="23"/>
                                </w:rPr>
                                <w:t>println</w:t>
                              </w:r>
                              <w:proofErr w:type="spellEnd"/>
                              <w:proofErr w:type="gramEnd"/>
                              <w:r>
                                <w:rPr>
                                  <w:rFonts w:ascii="Consolas"/>
                                  <w:color w:val="999999"/>
                                  <w:sz w:val="23"/>
                                </w:rPr>
                                <w:t>();</w:t>
                              </w:r>
                            </w:p>
                            <w:p w:rsidR="00660AD9" w:rsidRDefault="00660AD9">
                              <w:pPr>
                                <w:ind w:left="1519" w:right="3035"/>
                                <w:rPr>
                                  <w:rFonts w:ascii="Consolas"/>
                                  <w:sz w:val="23"/>
                                </w:rPr>
                              </w:pPr>
                              <w:r>
                                <w:rPr>
                                  <w:rFonts w:ascii="Consolas"/>
                                  <w:color w:val="6F8090"/>
                                  <w:sz w:val="23"/>
                                </w:rPr>
                                <w:t>// Break out of the while loop</w:t>
                              </w:r>
                              <w:r>
                                <w:rPr>
                                  <w:rFonts w:ascii="Consolas"/>
                                  <w:color w:val="6F8090"/>
                                  <w:spacing w:val="-124"/>
                                  <w:sz w:val="23"/>
                                </w:rPr>
                                <w:t xml:space="preserve"> </w:t>
                              </w:r>
                              <w:r>
                                <w:rPr>
                                  <w:rFonts w:ascii="Consolas"/>
                                  <w:color w:val="0077AA"/>
                                  <w:sz w:val="23"/>
                                </w:rPr>
                                <w:t>break</w:t>
                              </w:r>
                              <w:r>
                                <w:rPr>
                                  <w:rFonts w:ascii="Consolas"/>
                                  <w:color w:val="999999"/>
                                  <w:sz w:val="23"/>
                                </w:rPr>
                                <w:t>;</w:t>
                              </w:r>
                            </w:p>
                            <w:p w:rsidR="00660AD9" w:rsidRDefault="00660AD9">
                              <w:pPr>
                                <w:ind w:left="1519" w:right="16" w:hanging="252"/>
                                <w:rPr>
                                  <w:rFonts w:ascii="Consolas"/>
                                  <w:sz w:val="23"/>
                                </w:rPr>
                              </w:pPr>
                              <w:r>
                                <w:rPr>
                                  <w:rFonts w:ascii="Consolas"/>
                                  <w:color w:val="999999"/>
                                  <w:sz w:val="23"/>
                                </w:rPr>
                                <w:t>}</w:t>
                              </w:r>
                              <w:r>
                                <w:rPr>
                                  <w:rFonts w:ascii="Consolas"/>
                                  <w:color w:val="999999"/>
                                  <w:spacing w:val="-4"/>
                                  <w:sz w:val="23"/>
                                </w:rPr>
                                <w:t xml:space="preserve"> </w:t>
                              </w:r>
                              <w:r>
                                <w:rPr>
                                  <w:rFonts w:ascii="Consolas"/>
                                  <w:color w:val="0077AA"/>
                                  <w:sz w:val="23"/>
                                </w:rPr>
                                <w:t>else</w:t>
                              </w:r>
                              <w:r>
                                <w:rPr>
                                  <w:rFonts w:ascii="Consolas"/>
                                  <w:color w:val="0077AA"/>
                                  <w:spacing w:val="-2"/>
                                  <w:sz w:val="23"/>
                                </w:rPr>
                                <w:t xml:space="preserve"> </w:t>
                              </w:r>
                              <w:proofErr w:type="gramStart"/>
                              <w:r>
                                <w:rPr>
                                  <w:rFonts w:ascii="Consolas"/>
                                  <w:color w:val="999999"/>
                                  <w:sz w:val="23"/>
                                </w:rPr>
                                <w:t>{</w:t>
                              </w:r>
                              <w:r>
                                <w:rPr>
                                  <w:rFonts w:ascii="Consolas"/>
                                  <w:color w:val="999999"/>
                                  <w:spacing w:val="-3"/>
                                  <w:sz w:val="23"/>
                                </w:rPr>
                                <w:t xml:space="preserve"> </w:t>
                              </w:r>
                              <w:r>
                                <w:rPr>
                                  <w:rFonts w:ascii="Consolas"/>
                                  <w:color w:val="6F8090"/>
                                  <w:sz w:val="23"/>
                                </w:rPr>
                                <w:t>/</w:t>
                              </w:r>
                              <w:proofErr w:type="gramEnd"/>
                              <w:r>
                                <w:rPr>
                                  <w:rFonts w:ascii="Consolas"/>
                                  <w:color w:val="6F8090"/>
                                  <w:sz w:val="23"/>
                                </w:rPr>
                                <w:t>/</w:t>
                              </w:r>
                              <w:r>
                                <w:rPr>
                                  <w:rFonts w:ascii="Consolas"/>
                                  <w:color w:val="6F8090"/>
                                  <w:spacing w:val="-1"/>
                                  <w:sz w:val="23"/>
                                </w:rPr>
                                <w:t xml:space="preserve"> </w:t>
                              </w:r>
                              <w:r>
                                <w:rPr>
                                  <w:rFonts w:ascii="Consolas"/>
                                  <w:color w:val="6F8090"/>
                                  <w:sz w:val="23"/>
                                </w:rPr>
                                <w:t>if you got</w:t>
                              </w:r>
                              <w:r>
                                <w:rPr>
                                  <w:rFonts w:ascii="Consolas"/>
                                  <w:color w:val="6F8090"/>
                                  <w:spacing w:val="-2"/>
                                  <w:sz w:val="23"/>
                                </w:rPr>
                                <w:t xml:space="preserve"> </w:t>
                              </w:r>
                              <w:r>
                                <w:rPr>
                                  <w:rFonts w:ascii="Consolas"/>
                                  <w:color w:val="6F8090"/>
                                  <w:sz w:val="23"/>
                                </w:rPr>
                                <w:t>a</w:t>
                              </w:r>
                              <w:r>
                                <w:rPr>
                                  <w:rFonts w:ascii="Consolas"/>
                                  <w:color w:val="6F8090"/>
                                  <w:spacing w:val="-1"/>
                                  <w:sz w:val="23"/>
                                </w:rPr>
                                <w:t xml:space="preserve"> </w:t>
                              </w:r>
                              <w:r>
                                <w:rPr>
                                  <w:rFonts w:ascii="Consolas"/>
                                  <w:color w:val="6F8090"/>
                                  <w:sz w:val="23"/>
                                </w:rPr>
                                <w:t>newline, then</w:t>
                              </w:r>
                              <w:r>
                                <w:rPr>
                                  <w:rFonts w:ascii="Consolas"/>
                                  <w:color w:val="6F8090"/>
                                  <w:spacing w:val="-2"/>
                                  <w:sz w:val="23"/>
                                </w:rPr>
                                <w:t xml:space="preserve"> </w:t>
                              </w:r>
                              <w:r>
                                <w:rPr>
                                  <w:rFonts w:ascii="Consolas"/>
                                  <w:color w:val="6F8090"/>
                                  <w:sz w:val="23"/>
                                </w:rPr>
                                <w:t>clear</w:t>
                              </w:r>
                              <w:r>
                                <w:rPr>
                                  <w:rFonts w:ascii="Consolas"/>
                                  <w:color w:val="6F8090"/>
                                  <w:spacing w:val="-2"/>
                                  <w:sz w:val="23"/>
                                </w:rPr>
                                <w:t xml:space="preserve"> </w:t>
                              </w:r>
                              <w:proofErr w:type="spellStart"/>
                              <w:r>
                                <w:rPr>
                                  <w:rFonts w:ascii="Consolas"/>
                                  <w:color w:val="6F8090"/>
                                  <w:sz w:val="23"/>
                                </w:rPr>
                                <w:t>currentLine</w:t>
                              </w:r>
                              <w:proofErr w:type="spellEnd"/>
                              <w:r>
                                <w:rPr>
                                  <w:rFonts w:ascii="Consolas"/>
                                  <w:color w:val="6F8090"/>
                                  <w:spacing w:val="-124"/>
                                  <w:sz w:val="23"/>
                                </w:rPr>
                                <w:t xml:space="preserve"> </w:t>
                              </w:r>
                              <w:proofErr w:type="spellStart"/>
                              <w:r>
                                <w:rPr>
                                  <w:rFonts w:ascii="Consolas"/>
                                  <w:sz w:val="23"/>
                                </w:rPr>
                                <w:t>currentLine</w:t>
                              </w:r>
                              <w:proofErr w:type="spellEnd"/>
                              <w:r>
                                <w:rPr>
                                  <w:rFonts w:ascii="Consolas"/>
                                  <w:spacing w:val="-1"/>
                                  <w:sz w:val="23"/>
                                </w:rPr>
                                <w:t xml:space="preserve"> </w:t>
                              </w:r>
                              <w:r>
                                <w:rPr>
                                  <w:rFonts w:ascii="Consolas"/>
                                  <w:color w:val="9A6D39"/>
                                  <w:sz w:val="23"/>
                                </w:rPr>
                                <w:t>=</w:t>
                              </w:r>
                              <w:r>
                                <w:rPr>
                                  <w:rFonts w:ascii="Consolas"/>
                                  <w:color w:val="9A6D39"/>
                                  <w:spacing w:val="1"/>
                                  <w:sz w:val="23"/>
                                </w:rPr>
                                <w:t xml:space="preserve"> </w:t>
                              </w:r>
                              <w:r>
                                <w:rPr>
                                  <w:rFonts w:ascii="Consolas"/>
                                  <w:color w:val="669900"/>
                                  <w:sz w:val="23"/>
                                </w:rPr>
                                <w:t>""</w:t>
                              </w:r>
                              <w:r>
                                <w:rPr>
                                  <w:rFonts w:ascii="Consolas"/>
                                  <w:color w:val="999999"/>
                                  <w:sz w:val="23"/>
                                </w:rPr>
                                <w:t>;</w:t>
                              </w:r>
                            </w:p>
                            <w:p w:rsidR="00660AD9" w:rsidRDefault="00660AD9">
                              <w:pPr>
                                <w:ind w:left="1267"/>
                                <w:rPr>
                                  <w:rFonts w:ascii="Consolas"/>
                                  <w:sz w:val="23"/>
                                </w:rPr>
                              </w:pPr>
                              <w:r>
                                <w:rPr>
                                  <w:rFonts w:ascii="Consolas"/>
                                  <w:color w:val="999999"/>
                                  <w:sz w:val="23"/>
                                </w:rPr>
                                <w:t>}</w:t>
                              </w:r>
                            </w:p>
                          </w:txbxContent>
                        </wps:txbx>
                        <wps:bodyPr rot="0" vert="horz" wrap="square" lIns="0" tIns="0" rIns="0" bIns="0" anchor="t" anchorCtr="0" upright="1">
                          <a:noAutofit/>
                        </wps:bodyPr>
                      </wps:wsp>
                      <wps:wsp>
                        <wps:cNvPr id="89" name="Text Box 84"/>
                        <wps:cNvSpPr txBox="1">
                          <a:spLocks noChangeArrowheads="1"/>
                        </wps:cNvSpPr>
                        <wps:spPr bwMode="auto">
                          <a:xfrm>
                            <a:off x="1113" y="12709"/>
                            <a:ext cx="3943" cy="1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spacing w:line="229" w:lineRule="exact"/>
                                <w:ind w:left="1013"/>
                                <w:rPr>
                                  <w:rFonts w:ascii="Consolas"/>
                                  <w:sz w:val="23"/>
                                </w:rPr>
                              </w:pPr>
                              <w:r>
                                <w:rPr>
                                  <w:rFonts w:ascii="Consolas"/>
                                  <w:color w:val="999999"/>
                                  <w:sz w:val="23"/>
                                </w:rPr>
                                <w:t xml:space="preserve">} </w:t>
                              </w:r>
                              <w:r>
                                <w:rPr>
                                  <w:rFonts w:ascii="Consolas"/>
                                  <w:color w:val="0077AA"/>
                                  <w:sz w:val="23"/>
                                </w:rPr>
                                <w:t>else</w:t>
                              </w:r>
                              <w:r>
                                <w:rPr>
                                  <w:rFonts w:ascii="Consolas"/>
                                  <w:color w:val="0077AA"/>
                                  <w:spacing w:val="-1"/>
                                  <w:sz w:val="23"/>
                                </w:rPr>
                                <w:t xml:space="preserve"> </w:t>
                              </w:r>
                              <w:r>
                                <w:rPr>
                                  <w:rFonts w:ascii="Consolas"/>
                                  <w:color w:val="0077AA"/>
                                  <w:sz w:val="23"/>
                                </w:rPr>
                                <w:t>if</w:t>
                              </w:r>
                              <w:r>
                                <w:rPr>
                                  <w:rFonts w:ascii="Consolas"/>
                                  <w:color w:val="0077AA"/>
                                  <w:spacing w:val="-3"/>
                                  <w:sz w:val="23"/>
                                </w:rPr>
                                <w:t xml:space="preserve"> </w:t>
                              </w:r>
                              <w:r>
                                <w:rPr>
                                  <w:rFonts w:ascii="Consolas"/>
                                  <w:color w:val="999999"/>
                                  <w:sz w:val="23"/>
                                </w:rPr>
                                <w:t>(</w:t>
                              </w:r>
                              <w:proofErr w:type="gramStart"/>
                              <w:r>
                                <w:rPr>
                                  <w:rFonts w:ascii="Consolas"/>
                                  <w:sz w:val="23"/>
                                </w:rPr>
                                <w:t>c</w:t>
                              </w:r>
                              <w:r>
                                <w:rPr>
                                  <w:rFonts w:ascii="Consolas"/>
                                  <w:spacing w:val="1"/>
                                  <w:sz w:val="23"/>
                                </w:rPr>
                                <w:t xml:space="preserve"> </w:t>
                              </w:r>
                              <w:r>
                                <w:rPr>
                                  <w:rFonts w:ascii="Consolas"/>
                                  <w:color w:val="9A6D39"/>
                                  <w:sz w:val="23"/>
                                </w:rPr>
                                <w:t>!</w:t>
                              </w:r>
                              <w:proofErr w:type="gramEnd"/>
                              <w:r>
                                <w:rPr>
                                  <w:rFonts w:ascii="Consolas"/>
                                  <w:color w:val="9A6D39"/>
                                  <w:sz w:val="23"/>
                                </w:rPr>
                                <w:t>=</w:t>
                              </w:r>
                              <w:r>
                                <w:rPr>
                                  <w:rFonts w:ascii="Consolas"/>
                                  <w:color w:val="9A6D39"/>
                                  <w:spacing w:val="-2"/>
                                  <w:sz w:val="23"/>
                                </w:rPr>
                                <w:t xml:space="preserve"> </w:t>
                              </w:r>
                              <w:r>
                                <w:rPr>
                                  <w:rFonts w:ascii="Consolas"/>
                                  <w:color w:val="669900"/>
                                  <w:sz w:val="23"/>
                                </w:rPr>
                                <w:t>'\r'</w:t>
                              </w:r>
                              <w:r>
                                <w:rPr>
                                  <w:rFonts w:ascii="Consolas"/>
                                  <w:color w:val="999999"/>
                                  <w:sz w:val="23"/>
                                </w:rPr>
                                <w:t>)</w:t>
                              </w:r>
                              <w:r>
                                <w:rPr>
                                  <w:rFonts w:ascii="Consolas"/>
                                  <w:color w:val="999999"/>
                                  <w:spacing w:val="-3"/>
                                  <w:sz w:val="23"/>
                                </w:rPr>
                                <w:t xml:space="preserve"> </w:t>
                              </w:r>
                              <w:r>
                                <w:rPr>
                                  <w:rFonts w:ascii="Consolas"/>
                                  <w:color w:val="999999"/>
                                  <w:sz w:val="23"/>
                                </w:rPr>
                                <w:t>{</w:t>
                              </w:r>
                            </w:p>
                            <w:p w:rsidR="00660AD9" w:rsidRDefault="00660AD9">
                              <w:pPr>
                                <w:spacing w:line="269" w:lineRule="exact"/>
                                <w:rPr>
                                  <w:rFonts w:ascii="Consolas"/>
                                  <w:sz w:val="23"/>
                                </w:rPr>
                              </w:pPr>
                              <w:r>
                                <w:rPr>
                                  <w:rFonts w:ascii="Consolas"/>
                                  <w:color w:val="6F8090"/>
                                  <w:sz w:val="23"/>
                                </w:rPr>
                                <w:t>return character,</w:t>
                              </w:r>
                            </w:p>
                            <w:p w:rsidR="00660AD9" w:rsidRDefault="00660AD9">
                              <w:pPr>
                                <w:spacing w:line="269" w:lineRule="exact"/>
                                <w:ind w:left="1267"/>
                                <w:rPr>
                                  <w:rFonts w:ascii="Consolas"/>
                                  <w:sz w:val="23"/>
                                </w:rPr>
                              </w:pPr>
                              <w:proofErr w:type="spellStart"/>
                              <w:r>
                                <w:rPr>
                                  <w:rFonts w:ascii="Consolas"/>
                                  <w:sz w:val="23"/>
                                </w:rPr>
                                <w:t>currentLine</w:t>
                              </w:r>
                              <w:proofErr w:type="spellEnd"/>
                              <w:r>
                                <w:rPr>
                                  <w:rFonts w:ascii="Consolas"/>
                                  <w:sz w:val="23"/>
                                </w:rPr>
                                <w:t xml:space="preserve"> </w:t>
                              </w:r>
                              <w:r>
                                <w:rPr>
                                  <w:rFonts w:ascii="Consolas"/>
                                  <w:color w:val="9A6D39"/>
                                  <w:sz w:val="23"/>
                                </w:rPr>
                                <w:t>+=</w:t>
                              </w:r>
                              <w:r>
                                <w:rPr>
                                  <w:rFonts w:ascii="Consolas"/>
                                  <w:color w:val="9A6D39"/>
                                  <w:spacing w:val="-1"/>
                                  <w:sz w:val="23"/>
                                </w:rPr>
                                <w:t xml:space="preserve"> </w:t>
                              </w:r>
                              <w:r>
                                <w:rPr>
                                  <w:rFonts w:ascii="Consolas"/>
                                  <w:sz w:val="23"/>
                                </w:rPr>
                                <w:t>c</w:t>
                              </w:r>
                              <w:r>
                                <w:rPr>
                                  <w:rFonts w:ascii="Consolas"/>
                                  <w:color w:val="999999"/>
                                  <w:sz w:val="23"/>
                                </w:rPr>
                                <w:t>;</w:t>
                              </w:r>
                            </w:p>
                            <w:p w:rsidR="00660AD9" w:rsidRDefault="00660AD9">
                              <w:pPr>
                                <w:spacing w:before="2" w:line="269" w:lineRule="exact"/>
                                <w:ind w:left="1013"/>
                                <w:rPr>
                                  <w:rFonts w:ascii="Consolas"/>
                                  <w:sz w:val="23"/>
                                </w:rPr>
                              </w:pPr>
                              <w:r>
                                <w:rPr>
                                  <w:rFonts w:ascii="Consolas"/>
                                  <w:color w:val="999999"/>
                                  <w:sz w:val="23"/>
                                </w:rPr>
                                <w:t>}</w:t>
                              </w:r>
                            </w:p>
                            <w:p w:rsidR="00660AD9" w:rsidRDefault="00660AD9">
                              <w:pPr>
                                <w:spacing w:line="269" w:lineRule="exact"/>
                                <w:ind w:left="761"/>
                                <w:rPr>
                                  <w:rFonts w:ascii="Consolas"/>
                                  <w:sz w:val="23"/>
                                </w:rPr>
                              </w:pPr>
                              <w:r>
                                <w:rPr>
                                  <w:rFonts w:ascii="Consolas"/>
                                  <w:color w:val="999999"/>
                                  <w:sz w:val="23"/>
                                </w:rPr>
                                <w:t>}</w:t>
                              </w:r>
                            </w:p>
                            <w:p w:rsidR="00660AD9" w:rsidRDefault="00660AD9">
                              <w:pPr>
                                <w:spacing w:line="269" w:lineRule="exact"/>
                                <w:ind w:left="506"/>
                                <w:rPr>
                                  <w:rFonts w:ascii="Consolas"/>
                                  <w:sz w:val="23"/>
                                </w:rPr>
                              </w:pPr>
                              <w:r>
                                <w:rPr>
                                  <w:rFonts w:ascii="Consolas"/>
                                  <w:color w:val="999999"/>
                                  <w:sz w:val="23"/>
                                </w:rPr>
                                <w:t>}</w:t>
                              </w:r>
                            </w:p>
                          </w:txbxContent>
                        </wps:txbx>
                        <wps:bodyPr rot="0" vert="horz" wrap="square" lIns="0" tIns="0" rIns="0" bIns="0" anchor="t" anchorCtr="0" upright="1">
                          <a:noAutofit/>
                        </wps:bodyPr>
                      </wps:wsp>
                      <wps:wsp>
                        <wps:cNvPr id="90" name="Text Box 83"/>
                        <wps:cNvSpPr txBox="1">
                          <a:spLocks noChangeArrowheads="1"/>
                        </wps:cNvSpPr>
                        <wps:spPr bwMode="auto">
                          <a:xfrm>
                            <a:off x="5288" y="12709"/>
                            <a:ext cx="5332"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spacing w:line="229" w:lineRule="exact"/>
                                <w:rPr>
                                  <w:rFonts w:ascii="Consolas"/>
                                  <w:sz w:val="23"/>
                                </w:rPr>
                              </w:pPr>
                              <w:r>
                                <w:rPr>
                                  <w:rFonts w:ascii="Consolas"/>
                                  <w:color w:val="6F8090"/>
                                  <w:sz w:val="23"/>
                                </w:rPr>
                                <w:t>//</w:t>
                              </w:r>
                              <w:r>
                                <w:rPr>
                                  <w:rFonts w:ascii="Consolas"/>
                                  <w:color w:val="6F8090"/>
                                  <w:spacing w:val="-3"/>
                                  <w:sz w:val="23"/>
                                </w:rPr>
                                <w:t xml:space="preserve"> </w:t>
                              </w:r>
                              <w:r>
                                <w:rPr>
                                  <w:rFonts w:ascii="Consolas"/>
                                  <w:color w:val="6F8090"/>
                                  <w:sz w:val="23"/>
                                </w:rPr>
                                <w:t>if</w:t>
                              </w:r>
                              <w:r>
                                <w:rPr>
                                  <w:rFonts w:ascii="Consolas"/>
                                  <w:color w:val="6F8090"/>
                                  <w:spacing w:val="-3"/>
                                  <w:sz w:val="23"/>
                                </w:rPr>
                                <w:t xml:space="preserve"> </w:t>
                              </w:r>
                              <w:r>
                                <w:rPr>
                                  <w:rFonts w:ascii="Consolas"/>
                                  <w:color w:val="6F8090"/>
                                  <w:sz w:val="23"/>
                                </w:rPr>
                                <w:t>you</w:t>
                              </w:r>
                              <w:r>
                                <w:rPr>
                                  <w:rFonts w:ascii="Consolas"/>
                                  <w:color w:val="6F8090"/>
                                  <w:spacing w:val="-1"/>
                                  <w:sz w:val="23"/>
                                </w:rPr>
                                <w:t xml:space="preserve"> </w:t>
                              </w:r>
                              <w:r>
                                <w:rPr>
                                  <w:rFonts w:ascii="Consolas"/>
                                  <w:color w:val="6F8090"/>
                                  <w:sz w:val="23"/>
                                </w:rPr>
                                <w:t>got</w:t>
                              </w:r>
                              <w:r>
                                <w:rPr>
                                  <w:rFonts w:ascii="Consolas"/>
                                  <w:color w:val="6F8090"/>
                                  <w:spacing w:val="-3"/>
                                  <w:sz w:val="23"/>
                                </w:rPr>
                                <w:t xml:space="preserve"> </w:t>
                              </w:r>
                              <w:r>
                                <w:rPr>
                                  <w:rFonts w:ascii="Consolas"/>
                                  <w:color w:val="6F8090"/>
                                  <w:sz w:val="23"/>
                                </w:rPr>
                                <w:t>anything</w:t>
                              </w:r>
                              <w:r>
                                <w:rPr>
                                  <w:rFonts w:ascii="Consolas"/>
                                  <w:color w:val="6F8090"/>
                                  <w:spacing w:val="-1"/>
                                  <w:sz w:val="23"/>
                                </w:rPr>
                                <w:t xml:space="preserve"> </w:t>
                              </w:r>
                              <w:r>
                                <w:rPr>
                                  <w:rFonts w:ascii="Consolas"/>
                                  <w:color w:val="6F8090"/>
                                  <w:sz w:val="23"/>
                                </w:rPr>
                                <w:t>else</w:t>
                              </w:r>
                              <w:r>
                                <w:rPr>
                                  <w:rFonts w:ascii="Consolas"/>
                                  <w:color w:val="6F8090"/>
                                  <w:spacing w:val="-2"/>
                                  <w:sz w:val="23"/>
                                </w:rPr>
                                <w:t xml:space="preserve"> </w:t>
                              </w:r>
                              <w:r>
                                <w:rPr>
                                  <w:rFonts w:ascii="Consolas"/>
                                  <w:color w:val="6F8090"/>
                                  <w:sz w:val="23"/>
                                </w:rPr>
                                <w:t>but</w:t>
                              </w:r>
                              <w:r>
                                <w:rPr>
                                  <w:rFonts w:ascii="Consolas"/>
                                  <w:color w:val="6F8090"/>
                                  <w:spacing w:val="-2"/>
                                  <w:sz w:val="23"/>
                                </w:rPr>
                                <w:t xml:space="preserve"> </w:t>
                              </w:r>
                              <w:r>
                                <w:rPr>
                                  <w:rFonts w:ascii="Consolas"/>
                                  <w:color w:val="6F8090"/>
                                  <w:sz w:val="23"/>
                                </w:rPr>
                                <w:t>a carriage</w:t>
                              </w:r>
                            </w:p>
                          </w:txbxContent>
                        </wps:txbx>
                        <wps:bodyPr rot="0" vert="horz" wrap="square" lIns="0" tIns="0" rIns="0" bIns="0" anchor="t" anchorCtr="0" upright="1">
                          <a:noAutofit/>
                        </wps:bodyPr>
                      </wps:wsp>
                      <wps:wsp>
                        <wps:cNvPr id="91" name="Text Box 82"/>
                        <wps:cNvSpPr txBox="1">
                          <a:spLocks noChangeArrowheads="1"/>
                        </wps:cNvSpPr>
                        <wps:spPr bwMode="auto">
                          <a:xfrm>
                            <a:off x="5288" y="13246"/>
                            <a:ext cx="4952"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spacing w:line="229" w:lineRule="exact"/>
                                <w:rPr>
                                  <w:rFonts w:ascii="Consolas"/>
                                  <w:sz w:val="23"/>
                                </w:rPr>
                              </w:pPr>
                              <w:r>
                                <w:rPr>
                                  <w:rFonts w:ascii="Consolas"/>
                                  <w:color w:val="6F8090"/>
                                  <w:sz w:val="23"/>
                                </w:rPr>
                                <w:t>//</w:t>
                              </w:r>
                              <w:r>
                                <w:rPr>
                                  <w:rFonts w:ascii="Consolas"/>
                                  <w:color w:val="6F8090"/>
                                  <w:spacing w:val="-3"/>
                                  <w:sz w:val="23"/>
                                </w:rPr>
                                <w:t xml:space="preserve"> </w:t>
                              </w:r>
                              <w:r>
                                <w:rPr>
                                  <w:rFonts w:ascii="Consolas"/>
                                  <w:color w:val="6F8090"/>
                                  <w:sz w:val="23"/>
                                </w:rPr>
                                <w:t>add it</w:t>
                              </w:r>
                              <w:r>
                                <w:rPr>
                                  <w:rFonts w:ascii="Consolas"/>
                                  <w:color w:val="6F8090"/>
                                  <w:spacing w:val="-1"/>
                                  <w:sz w:val="23"/>
                                </w:rPr>
                                <w:t xml:space="preserve"> </w:t>
                              </w:r>
                              <w:r>
                                <w:rPr>
                                  <w:rFonts w:ascii="Consolas"/>
                                  <w:color w:val="6F8090"/>
                                  <w:sz w:val="23"/>
                                </w:rPr>
                                <w:t>to</w:t>
                              </w:r>
                              <w:r>
                                <w:rPr>
                                  <w:rFonts w:ascii="Consolas"/>
                                  <w:color w:val="6F8090"/>
                                  <w:spacing w:val="-3"/>
                                  <w:sz w:val="23"/>
                                </w:rPr>
                                <w:t xml:space="preserve"> </w:t>
                              </w:r>
                              <w:r>
                                <w:rPr>
                                  <w:rFonts w:ascii="Consolas"/>
                                  <w:color w:val="6F8090"/>
                                  <w:sz w:val="23"/>
                                </w:rPr>
                                <w:t>the</w:t>
                              </w:r>
                              <w:r>
                                <w:rPr>
                                  <w:rFonts w:ascii="Consolas"/>
                                  <w:color w:val="6F8090"/>
                                  <w:spacing w:val="-3"/>
                                  <w:sz w:val="23"/>
                                </w:rPr>
                                <w:t xml:space="preserve"> </w:t>
                              </w:r>
                              <w:r>
                                <w:rPr>
                                  <w:rFonts w:ascii="Consolas"/>
                                  <w:color w:val="6F8090"/>
                                  <w:sz w:val="23"/>
                                </w:rPr>
                                <w:t>end</w:t>
                              </w:r>
                              <w:r>
                                <w:rPr>
                                  <w:rFonts w:ascii="Consolas"/>
                                  <w:color w:val="6F8090"/>
                                  <w:spacing w:val="1"/>
                                  <w:sz w:val="23"/>
                                </w:rPr>
                                <w:t xml:space="preserve"> </w:t>
                              </w:r>
                              <w:r>
                                <w:rPr>
                                  <w:rFonts w:ascii="Consolas"/>
                                  <w:color w:val="6F8090"/>
                                  <w:sz w:val="23"/>
                                </w:rPr>
                                <w:t>of</w:t>
                              </w:r>
                              <w:r>
                                <w:rPr>
                                  <w:rFonts w:ascii="Consolas"/>
                                  <w:color w:val="6F8090"/>
                                  <w:spacing w:val="-3"/>
                                  <w:sz w:val="23"/>
                                </w:rPr>
                                <w:t xml:space="preserve"> </w:t>
                              </w:r>
                              <w:r>
                                <w:rPr>
                                  <w:rFonts w:ascii="Consolas"/>
                                  <w:color w:val="6F8090"/>
                                  <w:sz w:val="23"/>
                                </w:rPr>
                                <w:t>the</w:t>
                              </w:r>
                              <w:r>
                                <w:rPr>
                                  <w:rFonts w:ascii="Consolas"/>
                                  <w:color w:val="6F8090"/>
                                  <w:spacing w:val="-2"/>
                                  <w:sz w:val="23"/>
                                </w:rPr>
                                <w:t xml:space="preserve"> </w:t>
                              </w:r>
                              <w:proofErr w:type="spellStart"/>
                              <w:r>
                                <w:rPr>
                                  <w:rFonts w:ascii="Consolas"/>
                                  <w:color w:val="6F8090"/>
                                  <w:sz w:val="23"/>
                                </w:rPr>
                                <w:t>currentLine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1" o:spid="_x0000_s1046" style="position:absolute;margin-left:50.15pt;margin-top:1in;width:525.75pt;height:696.85pt;z-index:-16519680;mso-position-horizontal-relative:page;mso-position-vertical-relative:page" coordorigin="1003,1440" coordsize="10515,1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">
                <v:rect id="Rectangle 88" o:spid="_x0000_s1047" style="position:absolute;left:1411;top:15366;width:981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" fillcolor="#d9d9d9" stroked="f"/>
                <v:shape id="AutoShape 87" o:spid="_x0000_s1048" style="position:absolute;left:1084;top:10782;width:10352;height:3503;visibility:visible;mso-wrap-style:square;v-text-anchor:top" coordsize="10352,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" path="m10351,2965l,2965r,269l,3502r10351,l10351,3234r,-269xm10351,1347l,1347r,271l,1887r,269l,2425r,271l,2965r10351,l10351,2696r,-271l10351,2156r,-269l10351,1618r,-271xm10351,l,,,271,,540,,809r,269l,1347r10351,l10351,1078r,-269l10351,540r,-269l10351,xe" fillcolor="#f5f1ef" stroked="f">
                  <v:path arrowok="t" o:connecttype="custom" o:connectlocs="10351,13747;0,13747;0,14016;0,14284;10351,14284;10351,14016;10351,13747;10351,12129;0,12129;0,12400;0,12669;0,12938;0,13207;0,13478;0,13747;10351,13747;10351,13478;10351,13207;10351,12938;10351,12669;10351,12400;10351,12129;10351,10782;0,10782;0,11053;0,11322;0,11591;0,11860;0,12129;10351,12129;10351,11860;10351,11591;10351,11322;10351,11053;10351,10782" o:connectangles="0,0,0,0,0,0,0,0,0,0,0,0,0,0,0,0,0,0,0,0,0,0,0,0,0,0,0,0,0,0,0,0,0,0,0"/>
                </v:shape>
                <v:shape id="Freeform 86" o:spid="_x0000_s1049" style="position:absolute;left:1003;top:1440;width:10515;height:13927;visibility:visible;mso-wrap-style:square;v-text-anchor:top" coordsize="10515,13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" path="m10515,r-20,l10495,19r,101l10495,13908r-10476,l19,120,19,19r10476,l10495,,19,,,,,13927r19,l10495,13927r20,l10515,13908r,-13788l10515,19r,-19xe" fillcolor="black" stroked="f">
                  <v:path arrowok="t" o:connecttype="custom" o:connectlocs="10515,1440;10495,1440;10495,1459;10495,1560;10495,15348;19,15348;19,1560;19,1459;10495,1459;10495,1440;19,1440;0,1440;0,15367;19,15367;10495,15367;10515,15367;10515,15348;10515,1560;10515,1459;10515,1440" o:connectangles="0,0,0,0,0,0,0,0,0,0,0,0,0,0,0,0,0,0,0,0"/>
                </v:shape>
                <v:shape id="Text Box 85" o:spid="_x0000_s1050" type="#_x0000_t202" style="position:absolute;left:1113;top:10822;width:8368;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rsidR="00660AD9" w:rsidRDefault="00660AD9">
                        <w:pPr>
                          <w:spacing w:line="229" w:lineRule="exact"/>
                          <w:rPr>
                            <w:rFonts w:ascii="Consolas"/>
                            <w:sz w:val="23"/>
                          </w:rPr>
                        </w:pPr>
                        <w:r>
                          <w:rPr>
                            <w:rFonts w:ascii="Consolas"/>
                            <w:color w:val="6F8090"/>
                            <w:sz w:val="23"/>
                          </w:rPr>
                          <w:t>//</w:t>
                        </w:r>
                        <w:r>
                          <w:rPr>
                            <w:rFonts w:ascii="Consolas"/>
                            <w:color w:val="6F8090"/>
                            <w:spacing w:val="-1"/>
                            <w:sz w:val="23"/>
                          </w:rPr>
                          <w:t xml:space="preserve"> </w:t>
                        </w:r>
                        <w:r>
                          <w:rPr>
                            <w:rFonts w:ascii="Consolas"/>
                            <w:color w:val="6F8090"/>
                            <w:sz w:val="23"/>
                          </w:rPr>
                          <w:t>The HTTP</w:t>
                        </w:r>
                        <w:r>
                          <w:rPr>
                            <w:rFonts w:ascii="Consolas"/>
                            <w:color w:val="6F8090"/>
                            <w:spacing w:val="-2"/>
                            <w:sz w:val="23"/>
                          </w:rPr>
                          <w:t xml:space="preserve"> </w:t>
                        </w:r>
                        <w:r>
                          <w:rPr>
                            <w:rFonts w:ascii="Consolas"/>
                            <w:color w:val="6F8090"/>
                            <w:sz w:val="23"/>
                          </w:rPr>
                          <w:t>response</w:t>
                        </w:r>
                        <w:r>
                          <w:rPr>
                            <w:rFonts w:ascii="Consolas"/>
                            <w:color w:val="6F8090"/>
                            <w:spacing w:val="-1"/>
                            <w:sz w:val="23"/>
                          </w:rPr>
                          <w:t xml:space="preserve"> </w:t>
                        </w:r>
                        <w:r>
                          <w:rPr>
                            <w:rFonts w:ascii="Consolas"/>
                            <w:color w:val="6F8090"/>
                            <w:sz w:val="23"/>
                          </w:rPr>
                          <w:t>ends with</w:t>
                        </w:r>
                        <w:r>
                          <w:rPr>
                            <w:rFonts w:ascii="Consolas"/>
                            <w:color w:val="6F8090"/>
                            <w:spacing w:val="-2"/>
                            <w:sz w:val="23"/>
                          </w:rPr>
                          <w:t xml:space="preserve"> </w:t>
                        </w:r>
                        <w:r>
                          <w:rPr>
                            <w:rFonts w:ascii="Consolas"/>
                            <w:color w:val="6F8090"/>
                            <w:sz w:val="23"/>
                          </w:rPr>
                          <w:t>another</w:t>
                        </w:r>
                        <w:r>
                          <w:rPr>
                            <w:rFonts w:ascii="Consolas"/>
                            <w:color w:val="6F8090"/>
                            <w:spacing w:val="-3"/>
                            <w:sz w:val="23"/>
                          </w:rPr>
                          <w:t xml:space="preserve"> </w:t>
                        </w:r>
                        <w:r>
                          <w:rPr>
                            <w:rFonts w:ascii="Consolas"/>
                            <w:color w:val="6F8090"/>
                            <w:sz w:val="23"/>
                          </w:rPr>
                          <w:t>blank</w:t>
                        </w:r>
                        <w:r>
                          <w:rPr>
                            <w:rFonts w:ascii="Consolas"/>
                            <w:color w:val="6F8090"/>
                            <w:spacing w:val="1"/>
                            <w:sz w:val="23"/>
                          </w:rPr>
                          <w:t xml:space="preserve"> </w:t>
                        </w:r>
                        <w:r>
                          <w:rPr>
                            <w:rFonts w:ascii="Consolas"/>
                            <w:color w:val="6F8090"/>
                            <w:sz w:val="23"/>
                          </w:rPr>
                          <w:t>line</w:t>
                        </w:r>
                      </w:p>
                      <w:p w:rsidR="00660AD9" w:rsidRDefault="00660AD9">
                        <w:pPr>
                          <w:spacing w:before="2" w:line="269" w:lineRule="exact"/>
                          <w:ind w:left="1519"/>
                          <w:rPr>
                            <w:rFonts w:ascii="Consolas"/>
                            <w:sz w:val="23"/>
                          </w:rPr>
                        </w:pPr>
                        <w:proofErr w:type="spellStart"/>
                        <w:proofErr w:type="gramStart"/>
                        <w:r>
                          <w:rPr>
                            <w:rFonts w:ascii="Consolas"/>
                            <w:sz w:val="23"/>
                          </w:rPr>
                          <w:t>client</w:t>
                        </w:r>
                        <w:r>
                          <w:rPr>
                            <w:rFonts w:ascii="Consolas"/>
                            <w:color w:val="999999"/>
                            <w:sz w:val="23"/>
                          </w:rPr>
                          <w:t>.</w:t>
                        </w:r>
                        <w:r>
                          <w:rPr>
                            <w:rFonts w:ascii="Consolas"/>
                            <w:color w:val="DD4968"/>
                            <w:sz w:val="23"/>
                          </w:rPr>
                          <w:t>println</w:t>
                        </w:r>
                        <w:proofErr w:type="spellEnd"/>
                        <w:proofErr w:type="gramEnd"/>
                        <w:r>
                          <w:rPr>
                            <w:rFonts w:ascii="Consolas"/>
                            <w:color w:val="999999"/>
                            <w:sz w:val="23"/>
                          </w:rPr>
                          <w:t>();</w:t>
                        </w:r>
                      </w:p>
                      <w:p w:rsidR="00660AD9" w:rsidRDefault="00660AD9">
                        <w:pPr>
                          <w:ind w:left="1519" w:right="3035"/>
                          <w:rPr>
                            <w:rFonts w:ascii="Consolas"/>
                            <w:sz w:val="23"/>
                          </w:rPr>
                        </w:pPr>
                        <w:r>
                          <w:rPr>
                            <w:rFonts w:ascii="Consolas"/>
                            <w:color w:val="6F8090"/>
                            <w:sz w:val="23"/>
                          </w:rPr>
                          <w:t>// Break out of the while loop</w:t>
                        </w:r>
                        <w:r>
                          <w:rPr>
                            <w:rFonts w:ascii="Consolas"/>
                            <w:color w:val="6F8090"/>
                            <w:spacing w:val="-124"/>
                            <w:sz w:val="23"/>
                          </w:rPr>
                          <w:t xml:space="preserve"> </w:t>
                        </w:r>
                        <w:r>
                          <w:rPr>
                            <w:rFonts w:ascii="Consolas"/>
                            <w:color w:val="0077AA"/>
                            <w:sz w:val="23"/>
                          </w:rPr>
                          <w:t>break</w:t>
                        </w:r>
                        <w:r>
                          <w:rPr>
                            <w:rFonts w:ascii="Consolas"/>
                            <w:color w:val="999999"/>
                            <w:sz w:val="23"/>
                          </w:rPr>
                          <w:t>;</w:t>
                        </w:r>
                      </w:p>
                      <w:p w:rsidR="00660AD9" w:rsidRDefault="00660AD9">
                        <w:pPr>
                          <w:ind w:left="1519" w:right="16" w:hanging="252"/>
                          <w:rPr>
                            <w:rFonts w:ascii="Consolas"/>
                            <w:sz w:val="23"/>
                          </w:rPr>
                        </w:pPr>
                        <w:r>
                          <w:rPr>
                            <w:rFonts w:ascii="Consolas"/>
                            <w:color w:val="999999"/>
                            <w:sz w:val="23"/>
                          </w:rPr>
                          <w:t>}</w:t>
                        </w:r>
                        <w:r>
                          <w:rPr>
                            <w:rFonts w:ascii="Consolas"/>
                            <w:color w:val="999999"/>
                            <w:spacing w:val="-4"/>
                            <w:sz w:val="23"/>
                          </w:rPr>
                          <w:t xml:space="preserve"> </w:t>
                        </w:r>
                        <w:r>
                          <w:rPr>
                            <w:rFonts w:ascii="Consolas"/>
                            <w:color w:val="0077AA"/>
                            <w:sz w:val="23"/>
                          </w:rPr>
                          <w:t>else</w:t>
                        </w:r>
                        <w:r>
                          <w:rPr>
                            <w:rFonts w:ascii="Consolas"/>
                            <w:color w:val="0077AA"/>
                            <w:spacing w:val="-2"/>
                            <w:sz w:val="23"/>
                          </w:rPr>
                          <w:t xml:space="preserve"> </w:t>
                        </w:r>
                        <w:proofErr w:type="gramStart"/>
                        <w:r>
                          <w:rPr>
                            <w:rFonts w:ascii="Consolas"/>
                            <w:color w:val="999999"/>
                            <w:sz w:val="23"/>
                          </w:rPr>
                          <w:t>{</w:t>
                        </w:r>
                        <w:r>
                          <w:rPr>
                            <w:rFonts w:ascii="Consolas"/>
                            <w:color w:val="999999"/>
                            <w:spacing w:val="-3"/>
                            <w:sz w:val="23"/>
                          </w:rPr>
                          <w:t xml:space="preserve"> </w:t>
                        </w:r>
                        <w:r>
                          <w:rPr>
                            <w:rFonts w:ascii="Consolas"/>
                            <w:color w:val="6F8090"/>
                            <w:sz w:val="23"/>
                          </w:rPr>
                          <w:t>/</w:t>
                        </w:r>
                        <w:proofErr w:type="gramEnd"/>
                        <w:r>
                          <w:rPr>
                            <w:rFonts w:ascii="Consolas"/>
                            <w:color w:val="6F8090"/>
                            <w:sz w:val="23"/>
                          </w:rPr>
                          <w:t>/</w:t>
                        </w:r>
                        <w:r>
                          <w:rPr>
                            <w:rFonts w:ascii="Consolas"/>
                            <w:color w:val="6F8090"/>
                            <w:spacing w:val="-1"/>
                            <w:sz w:val="23"/>
                          </w:rPr>
                          <w:t xml:space="preserve"> </w:t>
                        </w:r>
                        <w:r>
                          <w:rPr>
                            <w:rFonts w:ascii="Consolas"/>
                            <w:color w:val="6F8090"/>
                            <w:sz w:val="23"/>
                          </w:rPr>
                          <w:t>if you got</w:t>
                        </w:r>
                        <w:r>
                          <w:rPr>
                            <w:rFonts w:ascii="Consolas"/>
                            <w:color w:val="6F8090"/>
                            <w:spacing w:val="-2"/>
                            <w:sz w:val="23"/>
                          </w:rPr>
                          <w:t xml:space="preserve"> </w:t>
                        </w:r>
                        <w:r>
                          <w:rPr>
                            <w:rFonts w:ascii="Consolas"/>
                            <w:color w:val="6F8090"/>
                            <w:sz w:val="23"/>
                          </w:rPr>
                          <w:t>a</w:t>
                        </w:r>
                        <w:r>
                          <w:rPr>
                            <w:rFonts w:ascii="Consolas"/>
                            <w:color w:val="6F8090"/>
                            <w:spacing w:val="-1"/>
                            <w:sz w:val="23"/>
                          </w:rPr>
                          <w:t xml:space="preserve"> </w:t>
                        </w:r>
                        <w:r>
                          <w:rPr>
                            <w:rFonts w:ascii="Consolas"/>
                            <w:color w:val="6F8090"/>
                            <w:sz w:val="23"/>
                          </w:rPr>
                          <w:t>newline, then</w:t>
                        </w:r>
                        <w:r>
                          <w:rPr>
                            <w:rFonts w:ascii="Consolas"/>
                            <w:color w:val="6F8090"/>
                            <w:spacing w:val="-2"/>
                            <w:sz w:val="23"/>
                          </w:rPr>
                          <w:t xml:space="preserve"> </w:t>
                        </w:r>
                        <w:r>
                          <w:rPr>
                            <w:rFonts w:ascii="Consolas"/>
                            <w:color w:val="6F8090"/>
                            <w:sz w:val="23"/>
                          </w:rPr>
                          <w:t>clear</w:t>
                        </w:r>
                        <w:r>
                          <w:rPr>
                            <w:rFonts w:ascii="Consolas"/>
                            <w:color w:val="6F8090"/>
                            <w:spacing w:val="-2"/>
                            <w:sz w:val="23"/>
                          </w:rPr>
                          <w:t xml:space="preserve"> </w:t>
                        </w:r>
                        <w:proofErr w:type="spellStart"/>
                        <w:r>
                          <w:rPr>
                            <w:rFonts w:ascii="Consolas"/>
                            <w:color w:val="6F8090"/>
                            <w:sz w:val="23"/>
                          </w:rPr>
                          <w:t>currentLine</w:t>
                        </w:r>
                        <w:proofErr w:type="spellEnd"/>
                        <w:r>
                          <w:rPr>
                            <w:rFonts w:ascii="Consolas"/>
                            <w:color w:val="6F8090"/>
                            <w:spacing w:val="-124"/>
                            <w:sz w:val="23"/>
                          </w:rPr>
                          <w:t xml:space="preserve"> </w:t>
                        </w:r>
                        <w:proofErr w:type="spellStart"/>
                        <w:r>
                          <w:rPr>
                            <w:rFonts w:ascii="Consolas"/>
                            <w:sz w:val="23"/>
                          </w:rPr>
                          <w:t>currentLine</w:t>
                        </w:r>
                        <w:proofErr w:type="spellEnd"/>
                        <w:r>
                          <w:rPr>
                            <w:rFonts w:ascii="Consolas"/>
                            <w:spacing w:val="-1"/>
                            <w:sz w:val="23"/>
                          </w:rPr>
                          <w:t xml:space="preserve"> </w:t>
                        </w:r>
                        <w:r>
                          <w:rPr>
                            <w:rFonts w:ascii="Consolas"/>
                            <w:color w:val="9A6D39"/>
                            <w:sz w:val="23"/>
                          </w:rPr>
                          <w:t>=</w:t>
                        </w:r>
                        <w:r>
                          <w:rPr>
                            <w:rFonts w:ascii="Consolas"/>
                            <w:color w:val="9A6D39"/>
                            <w:spacing w:val="1"/>
                            <w:sz w:val="23"/>
                          </w:rPr>
                          <w:t xml:space="preserve"> </w:t>
                        </w:r>
                        <w:r>
                          <w:rPr>
                            <w:rFonts w:ascii="Consolas"/>
                            <w:color w:val="669900"/>
                            <w:sz w:val="23"/>
                          </w:rPr>
                          <w:t>""</w:t>
                        </w:r>
                        <w:r>
                          <w:rPr>
                            <w:rFonts w:ascii="Consolas"/>
                            <w:color w:val="999999"/>
                            <w:sz w:val="23"/>
                          </w:rPr>
                          <w:t>;</w:t>
                        </w:r>
                      </w:p>
                      <w:p w:rsidR="00660AD9" w:rsidRDefault="00660AD9">
                        <w:pPr>
                          <w:ind w:left="1267"/>
                          <w:rPr>
                            <w:rFonts w:ascii="Consolas"/>
                            <w:sz w:val="23"/>
                          </w:rPr>
                        </w:pPr>
                        <w:r>
                          <w:rPr>
                            <w:rFonts w:ascii="Consolas"/>
                            <w:color w:val="999999"/>
                            <w:sz w:val="23"/>
                          </w:rPr>
                          <w:t>}</w:t>
                        </w:r>
                      </w:p>
                    </w:txbxContent>
                  </v:textbox>
                </v:shape>
                <v:shape id="Text Box 84" o:spid="_x0000_s1051" type="#_x0000_t202" style="position:absolute;left:1113;top:12709;width:3943;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rsidR="00660AD9" w:rsidRDefault="00660AD9">
                        <w:pPr>
                          <w:spacing w:line="229" w:lineRule="exact"/>
                          <w:ind w:left="1013"/>
                          <w:rPr>
                            <w:rFonts w:ascii="Consolas"/>
                            <w:sz w:val="23"/>
                          </w:rPr>
                        </w:pPr>
                        <w:r>
                          <w:rPr>
                            <w:rFonts w:ascii="Consolas"/>
                            <w:color w:val="999999"/>
                            <w:sz w:val="23"/>
                          </w:rPr>
                          <w:t xml:space="preserve">} </w:t>
                        </w:r>
                        <w:r>
                          <w:rPr>
                            <w:rFonts w:ascii="Consolas"/>
                            <w:color w:val="0077AA"/>
                            <w:sz w:val="23"/>
                          </w:rPr>
                          <w:t>else</w:t>
                        </w:r>
                        <w:r>
                          <w:rPr>
                            <w:rFonts w:ascii="Consolas"/>
                            <w:color w:val="0077AA"/>
                            <w:spacing w:val="-1"/>
                            <w:sz w:val="23"/>
                          </w:rPr>
                          <w:t xml:space="preserve"> </w:t>
                        </w:r>
                        <w:r>
                          <w:rPr>
                            <w:rFonts w:ascii="Consolas"/>
                            <w:color w:val="0077AA"/>
                            <w:sz w:val="23"/>
                          </w:rPr>
                          <w:t>if</w:t>
                        </w:r>
                        <w:r>
                          <w:rPr>
                            <w:rFonts w:ascii="Consolas"/>
                            <w:color w:val="0077AA"/>
                            <w:spacing w:val="-3"/>
                            <w:sz w:val="23"/>
                          </w:rPr>
                          <w:t xml:space="preserve"> </w:t>
                        </w:r>
                        <w:r>
                          <w:rPr>
                            <w:rFonts w:ascii="Consolas"/>
                            <w:color w:val="999999"/>
                            <w:sz w:val="23"/>
                          </w:rPr>
                          <w:t>(</w:t>
                        </w:r>
                        <w:proofErr w:type="gramStart"/>
                        <w:r>
                          <w:rPr>
                            <w:rFonts w:ascii="Consolas"/>
                            <w:sz w:val="23"/>
                          </w:rPr>
                          <w:t>c</w:t>
                        </w:r>
                        <w:r>
                          <w:rPr>
                            <w:rFonts w:ascii="Consolas"/>
                            <w:spacing w:val="1"/>
                            <w:sz w:val="23"/>
                          </w:rPr>
                          <w:t xml:space="preserve"> </w:t>
                        </w:r>
                        <w:r>
                          <w:rPr>
                            <w:rFonts w:ascii="Consolas"/>
                            <w:color w:val="9A6D39"/>
                            <w:sz w:val="23"/>
                          </w:rPr>
                          <w:t>!</w:t>
                        </w:r>
                        <w:proofErr w:type="gramEnd"/>
                        <w:r>
                          <w:rPr>
                            <w:rFonts w:ascii="Consolas"/>
                            <w:color w:val="9A6D39"/>
                            <w:sz w:val="23"/>
                          </w:rPr>
                          <w:t>=</w:t>
                        </w:r>
                        <w:r>
                          <w:rPr>
                            <w:rFonts w:ascii="Consolas"/>
                            <w:color w:val="9A6D39"/>
                            <w:spacing w:val="-2"/>
                            <w:sz w:val="23"/>
                          </w:rPr>
                          <w:t xml:space="preserve"> </w:t>
                        </w:r>
                        <w:r>
                          <w:rPr>
                            <w:rFonts w:ascii="Consolas"/>
                            <w:color w:val="669900"/>
                            <w:sz w:val="23"/>
                          </w:rPr>
                          <w:t>'\r'</w:t>
                        </w:r>
                        <w:r>
                          <w:rPr>
                            <w:rFonts w:ascii="Consolas"/>
                            <w:color w:val="999999"/>
                            <w:sz w:val="23"/>
                          </w:rPr>
                          <w:t>)</w:t>
                        </w:r>
                        <w:r>
                          <w:rPr>
                            <w:rFonts w:ascii="Consolas"/>
                            <w:color w:val="999999"/>
                            <w:spacing w:val="-3"/>
                            <w:sz w:val="23"/>
                          </w:rPr>
                          <w:t xml:space="preserve"> </w:t>
                        </w:r>
                        <w:r>
                          <w:rPr>
                            <w:rFonts w:ascii="Consolas"/>
                            <w:color w:val="999999"/>
                            <w:sz w:val="23"/>
                          </w:rPr>
                          <w:t>{</w:t>
                        </w:r>
                      </w:p>
                      <w:p w:rsidR="00660AD9" w:rsidRDefault="00660AD9">
                        <w:pPr>
                          <w:spacing w:line="269" w:lineRule="exact"/>
                          <w:rPr>
                            <w:rFonts w:ascii="Consolas"/>
                            <w:sz w:val="23"/>
                          </w:rPr>
                        </w:pPr>
                        <w:r>
                          <w:rPr>
                            <w:rFonts w:ascii="Consolas"/>
                            <w:color w:val="6F8090"/>
                            <w:sz w:val="23"/>
                          </w:rPr>
                          <w:t>return character,</w:t>
                        </w:r>
                      </w:p>
                      <w:p w:rsidR="00660AD9" w:rsidRDefault="00660AD9">
                        <w:pPr>
                          <w:spacing w:line="269" w:lineRule="exact"/>
                          <w:ind w:left="1267"/>
                          <w:rPr>
                            <w:rFonts w:ascii="Consolas"/>
                            <w:sz w:val="23"/>
                          </w:rPr>
                        </w:pPr>
                        <w:proofErr w:type="spellStart"/>
                        <w:r>
                          <w:rPr>
                            <w:rFonts w:ascii="Consolas"/>
                            <w:sz w:val="23"/>
                          </w:rPr>
                          <w:t>currentLine</w:t>
                        </w:r>
                        <w:proofErr w:type="spellEnd"/>
                        <w:r>
                          <w:rPr>
                            <w:rFonts w:ascii="Consolas"/>
                            <w:sz w:val="23"/>
                          </w:rPr>
                          <w:t xml:space="preserve"> </w:t>
                        </w:r>
                        <w:r>
                          <w:rPr>
                            <w:rFonts w:ascii="Consolas"/>
                            <w:color w:val="9A6D39"/>
                            <w:sz w:val="23"/>
                          </w:rPr>
                          <w:t>+=</w:t>
                        </w:r>
                        <w:r>
                          <w:rPr>
                            <w:rFonts w:ascii="Consolas"/>
                            <w:color w:val="9A6D39"/>
                            <w:spacing w:val="-1"/>
                            <w:sz w:val="23"/>
                          </w:rPr>
                          <w:t xml:space="preserve"> </w:t>
                        </w:r>
                        <w:r>
                          <w:rPr>
                            <w:rFonts w:ascii="Consolas"/>
                            <w:sz w:val="23"/>
                          </w:rPr>
                          <w:t>c</w:t>
                        </w:r>
                        <w:r>
                          <w:rPr>
                            <w:rFonts w:ascii="Consolas"/>
                            <w:color w:val="999999"/>
                            <w:sz w:val="23"/>
                          </w:rPr>
                          <w:t>;</w:t>
                        </w:r>
                      </w:p>
                      <w:p w:rsidR="00660AD9" w:rsidRDefault="00660AD9">
                        <w:pPr>
                          <w:spacing w:before="2" w:line="269" w:lineRule="exact"/>
                          <w:ind w:left="1013"/>
                          <w:rPr>
                            <w:rFonts w:ascii="Consolas"/>
                            <w:sz w:val="23"/>
                          </w:rPr>
                        </w:pPr>
                        <w:r>
                          <w:rPr>
                            <w:rFonts w:ascii="Consolas"/>
                            <w:color w:val="999999"/>
                            <w:sz w:val="23"/>
                          </w:rPr>
                          <w:t>}</w:t>
                        </w:r>
                      </w:p>
                      <w:p w:rsidR="00660AD9" w:rsidRDefault="00660AD9">
                        <w:pPr>
                          <w:spacing w:line="269" w:lineRule="exact"/>
                          <w:ind w:left="761"/>
                          <w:rPr>
                            <w:rFonts w:ascii="Consolas"/>
                            <w:sz w:val="23"/>
                          </w:rPr>
                        </w:pPr>
                        <w:r>
                          <w:rPr>
                            <w:rFonts w:ascii="Consolas"/>
                            <w:color w:val="999999"/>
                            <w:sz w:val="23"/>
                          </w:rPr>
                          <w:t>}</w:t>
                        </w:r>
                      </w:p>
                      <w:p w:rsidR="00660AD9" w:rsidRDefault="00660AD9">
                        <w:pPr>
                          <w:spacing w:line="269" w:lineRule="exact"/>
                          <w:ind w:left="506"/>
                          <w:rPr>
                            <w:rFonts w:ascii="Consolas"/>
                            <w:sz w:val="23"/>
                          </w:rPr>
                        </w:pPr>
                        <w:r>
                          <w:rPr>
                            <w:rFonts w:ascii="Consolas"/>
                            <w:color w:val="999999"/>
                            <w:sz w:val="23"/>
                          </w:rPr>
                          <w:t>}</w:t>
                        </w:r>
                      </w:p>
                    </w:txbxContent>
                  </v:textbox>
                </v:shape>
                <v:shape id="Text Box 83" o:spid="_x0000_s1052" type="#_x0000_t202" style="position:absolute;left:5288;top:12709;width:5332;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rsidR="00660AD9" w:rsidRDefault="00660AD9">
                        <w:pPr>
                          <w:spacing w:line="229" w:lineRule="exact"/>
                          <w:rPr>
                            <w:rFonts w:ascii="Consolas"/>
                            <w:sz w:val="23"/>
                          </w:rPr>
                        </w:pPr>
                        <w:r>
                          <w:rPr>
                            <w:rFonts w:ascii="Consolas"/>
                            <w:color w:val="6F8090"/>
                            <w:sz w:val="23"/>
                          </w:rPr>
                          <w:t>//</w:t>
                        </w:r>
                        <w:r>
                          <w:rPr>
                            <w:rFonts w:ascii="Consolas"/>
                            <w:color w:val="6F8090"/>
                            <w:spacing w:val="-3"/>
                            <w:sz w:val="23"/>
                          </w:rPr>
                          <w:t xml:space="preserve"> </w:t>
                        </w:r>
                        <w:r>
                          <w:rPr>
                            <w:rFonts w:ascii="Consolas"/>
                            <w:color w:val="6F8090"/>
                            <w:sz w:val="23"/>
                          </w:rPr>
                          <w:t>if</w:t>
                        </w:r>
                        <w:r>
                          <w:rPr>
                            <w:rFonts w:ascii="Consolas"/>
                            <w:color w:val="6F8090"/>
                            <w:spacing w:val="-3"/>
                            <w:sz w:val="23"/>
                          </w:rPr>
                          <w:t xml:space="preserve"> </w:t>
                        </w:r>
                        <w:r>
                          <w:rPr>
                            <w:rFonts w:ascii="Consolas"/>
                            <w:color w:val="6F8090"/>
                            <w:sz w:val="23"/>
                          </w:rPr>
                          <w:t>you</w:t>
                        </w:r>
                        <w:r>
                          <w:rPr>
                            <w:rFonts w:ascii="Consolas"/>
                            <w:color w:val="6F8090"/>
                            <w:spacing w:val="-1"/>
                            <w:sz w:val="23"/>
                          </w:rPr>
                          <w:t xml:space="preserve"> </w:t>
                        </w:r>
                        <w:r>
                          <w:rPr>
                            <w:rFonts w:ascii="Consolas"/>
                            <w:color w:val="6F8090"/>
                            <w:sz w:val="23"/>
                          </w:rPr>
                          <w:t>got</w:t>
                        </w:r>
                        <w:r>
                          <w:rPr>
                            <w:rFonts w:ascii="Consolas"/>
                            <w:color w:val="6F8090"/>
                            <w:spacing w:val="-3"/>
                            <w:sz w:val="23"/>
                          </w:rPr>
                          <w:t xml:space="preserve"> </w:t>
                        </w:r>
                        <w:r>
                          <w:rPr>
                            <w:rFonts w:ascii="Consolas"/>
                            <w:color w:val="6F8090"/>
                            <w:sz w:val="23"/>
                          </w:rPr>
                          <w:t>anything</w:t>
                        </w:r>
                        <w:r>
                          <w:rPr>
                            <w:rFonts w:ascii="Consolas"/>
                            <w:color w:val="6F8090"/>
                            <w:spacing w:val="-1"/>
                            <w:sz w:val="23"/>
                          </w:rPr>
                          <w:t xml:space="preserve"> </w:t>
                        </w:r>
                        <w:r>
                          <w:rPr>
                            <w:rFonts w:ascii="Consolas"/>
                            <w:color w:val="6F8090"/>
                            <w:sz w:val="23"/>
                          </w:rPr>
                          <w:t>else</w:t>
                        </w:r>
                        <w:r>
                          <w:rPr>
                            <w:rFonts w:ascii="Consolas"/>
                            <w:color w:val="6F8090"/>
                            <w:spacing w:val="-2"/>
                            <w:sz w:val="23"/>
                          </w:rPr>
                          <w:t xml:space="preserve"> </w:t>
                        </w:r>
                        <w:r>
                          <w:rPr>
                            <w:rFonts w:ascii="Consolas"/>
                            <w:color w:val="6F8090"/>
                            <w:sz w:val="23"/>
                          </w:rPr>
                          <w:t>but</w:t>
                        </w:r>
                        <w:r>
                          <w:rPr>
                            <w:rFonts w:ascii="Consolas"/>
                            <w:color w:val="6F8090"/>
                            <w:spacing w:val="-2"/>
                            <w:sz w:val="23"/>
                          </w:rPr>
                          <w:t xml:space="preserve"> </w:t>
                        </w:r>
                        <w:r>
                          <w:rPr>
                            <w:rFonts w:ascii="Consolas"/>
                            <w:color w:val="6F8090"/>
                            <w:sz w:val="23"/>
                          </w:rPr>
                          <w:t>a carriage</w:t>
                        </w:r>
                      </w:p>
                    </w:txbxContent>
                  </v:textbox>
                </v:shape>
                <v:shape id="Text Box 82" o:spid="_x0000_s1053" type="#_x0000_t202" style="position:absolute;left:5288;top:13246;width:4952;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rsidR="00660AD9" w:rsidRDefault="00660AD9">
                        <w:pPr>
                          <w:spacing w:line="229" w:lineRule="exact"/>
                          <w:rPr>
                            <w:rFonts w:ascii="Consolas"/>
                            <w:sz w:val="23"/>
                          </w:rPr>
                        </w:pPr>
                        <w:r>
                          <w:rPr>
                            <w:rFonts w:ascii="Consolas"/>
                            <w:color w:val="6F8090"/>
                            <w:sz w:val="23"/>
                          </w:rPr>
                          <w:t>//</w:t>
                        </w:r>
                        <w:r>
                          <w:rPr>
                            <w:rFonts w:ascii="Consolas"/>
                            <w:color w:val="6F8090"/>
                            <w:spacing w:val="-3"/>
                            <w:sz w:val="23"/>
                          </w:rPr>
                          <w:t xml:space="preserve"> </w:t>
                        </w:r>
                        <w:r>
                          <w:rPr>
                            <w:rFonts w:ascii="Consolas"/>
                            <w:color w:val="6F8090"/>
                            <w:sz w:val="23"/>
                          </w:rPr>
                          <w:t>add it</w:t>
                        </w:r>
                        <w:r>
                          <w:rPr>
                            <w:rFonts w:ascii="Consolas"/>
                            <w:color w:val="6F8090"/>
                            <w:spacing w:val="-1"/>
                            <w:sz w:val="23"/>
                          </w:rPr>
                          <w:t xml:space="preserve"> </w:t>
                        </w:r>
                        <w:r>
                          <w:rPr>
                            <w:rFonts w:ascii="Consolas"/>
                            <w:color w:val="6F8090"/>
                            <w:sz w:val="23"/>
                          </w:rPr>
                          <w:t>to</w:t>
                        </w:r>
                        <w:r>
                          <w:rPr>
                            <w:rFonts w:ascii="Consolas"/>
                            <w:color w:val="6F8090"/>
                            <w:spacing w:val="-3"/>
                            <w:sz w:val="23"/>
                          </w:rPr>
                          <w:t xml:space="preserve"> </w:t>
                        </w:r>
                        <w:r>
                          <w:rPr>
                            <w:rFonts w:ascii="Consolas"/>
                            <w:color w:val="6F8090"/>
                            <w:sz w:val="23"/>
                          </w:rPr>
                          <w:t>the</w:t>
                        </w:r>
                        <w:r>
                          <w:rPr>
                            <w:rFonts w:ascii="Consolas"/>
                            <w:color w:val="6F8090"/>
                            <w:spacing w:val="-3"/>
                            <w:sz w:val="23"/>
                          </w:rPr>
                          <w:t xml:space="preserve"> </w:t>
                        </w:r>
                        <w:r>
                          <w:rPr>
                            <w:rFonts w:ascii="Consolas"/>
                            <w:color w:val="6F8090"/>
                            <w:sz w:val="23"/>
                          </w:rPr>
                          <w:t>end</w:t>
                        </w:r>
                        <w:r>
                          <w:rPr>
                            <w:rFonts w:ascii="Consolas"/>
                            <w:color w:val="6F8090"/>
                            <w:spacing w:val="1"/>
                            <w:sz w:val="23"/>
                          </w:rPr>
                          <w:t xml:space="preserve"> </w:t>
                        </w:r>
                        <w:r>
                          <w:rPr>
                            <w:rFonts w:ascii="Consolas"/>
                            <w:color w:val="6F8090"/>
                            <w:sz w:val="23"/>
                          </w:rPr>
                          <w:t>of</w:t>
                        </w:r>
                        <w:r>
                          <w:rPr>
                            <w:rFonts w:ascii="Consolas"/>
                            <w:color w:val="6F8090"/>
                            <w:spacing w:val="-3"/>
                            <w:sz w:val="23"/>
                          </w:rPr>
                          <w:t xml:space="preserve"> </w:t>
                        </w:r>
                        <w:r>
                          <w:rPr>
                            <w:rFonts w:ascii="Consolas"/>
                            <w:color w:val="6F8090"/>
                            <w:sz w:val="23"/>
                          </w:rPr>
                          <w:t>the</w:t>
                        </w:r>
                        <w:r>
                          <w:rPr>
                            <w:rFonts w:ascii="Consolas"/>
                            <w:color w:val="6F8090"/>
                            <w:spacing w:val="-2"/>
                            <w:sz w:val="23"/>
                          </w:rPr>
                          <w:t xml:space="preserve"> </w:t>
                        </w:r>
                        <w:proofErr w:type="spellStart"/>
                        <w:r>
                          <w:rPr>
                            <w:rFonts w:ascii="Consolas"/>
                            <w:color w:val="6F8090"/>
                            <w:sz w:val="23"/>
                          </w:rPr>
                          <w:t>currentLine</w:t>
                        </w:r>
                        <w:proofErr w:type="spellEnd"/>
                      </w:p>
                    </w:txbxContent>
                  </v:textbox>
                </v:shape>
                <w10:wrap anchorx="page" anchory="page"/>
              </v:group>
            </w:pict>
          </mc:Fallback>
        </mc:AlternateContent>
      </w:r>
    </w:p>
    <w:p w:rsidR="00DA6855" w:rsidRDefault="00DA6855">
      <w:pPr>
        <w:pStyle w:val="BodyText"/>
        <w:spacing w:before="5"/>
        <w:rPr>
          <w:sz w:val="28"/>
        </w:rPr>
      </w:pPr>
    </w:p>
    <w:p w:rsidR="00DA6855" w:rsidRDefault="00660AD9">
      <w:pPr>
        <w:pStyle w:val="Heading3"/>
        <w:numPr>
          <w:ilvl w:val="0"/>
          <w:numId w:val="10"/>
        </w:numPr>
        <w:tabs>
          <w:tab w:val="left" w:pos="474"/>
        </w:tabs>
        <w:spacing w:before="94"/>
        <w:ind w:left="473" w:hanging="261"/>
        <w:rPr>
          <w:color w:val="393939"/>
        </w:rPr>
      </w:pPr>
      <w:r>
        <w:rPr>
          <w:color w:val="393939"/>
        </w:rPr>
        <w:t>Displaying</w:t>
      </w:r>
      <w:r>
        <w:rPr>
          <w:color w:val="393939"/>
          <w:spacing w:val="-3"/>
        </w:rPr>
        <w:t xml:space="preserve"> </w:t>
      </w:r>
      <w:r>
        <w:rPr>
          <w:color w:val="393939"/>
        </w:rPr>
        <w:t>the</w:t>
      </w:r>
      <w:r>
        <w:rPr>
          <w:color w:val="393939"/>
          <w:spacing w:val="-1"/>
        </w:rPr>
        <w:t xml:space="preserve"> </w:t>
      </w:r>
      <w:r>
        <w:rPr>
          <w:color w:val="393939"/>
        </w:rPr>
        <w:t>Buttons</w:t>
      </w:r>
      <w:r>
        <w:rPr>
          <w:color w:val="393939"/>
          <w:spacing w:val="-1"/>
        </w:rPr>
        <w:t xml:space="preserve"> </w:t>
      </w:r>
      <w:r>
        <w:rPr>
          <w:color w:val="393939"/>
        </w:rPr>
        <w:t>and</w:t>
      </w:r>
      <w:r>
        <w:rPr>
          <w:color w:val="393939"/>
          <w:spacing w:val="-1"/>
        </w:rPr>
        <w:t xml:space="preserve"> </w:t>
      </w:r>
      <w:r>
        <w:rPr>
          <w:color w:val="393939"/>
        </w:rPr>
        <w:t>Corresponding</w:t>
      </w:r>
      <w:r>
        <w:rPr>
          <w:color w:val="393939"/>
          <w:spacing w:val="-5"/>
        </w:rPr>
        <w:t xml:space="preserve"> </w:t>
      </w:r>
      <w:r>
        <w:rPr>
          <w:color w:val="393939"/>
        </w:rPr>
        <w:t>State</w:t>
      </w:r>
    </w:p>
    <w:p w:rsidR="00DA6855" w:rsidRDefault="00660AD9">
      <w:pPr>
        <w:pStyle w:val="BodyText"/>
        <w:spacing w:before="145"/>
        <w:ind w:left="213"/>
      </w:pPr>
      <w:r>
        <w:rPr>
          <w:color w:val="393939"/>
        </w:rPr>
        <w:t>Then, you</w:t>
      </w:r>
      <w:r>
        <w:rPr>
          <w:color w:val="393939"/>
          <w:spacing w:val="-1"/>
        </w:rPr>
        <w:t xml:space="preserve"> </w:t>
      </w:r>
      <w:r>
        <w:rPr>
          <w:color w:val="393939"/>
        </w:rPr>
        <w:t>write</w:t>
      </w:r>
      <w:r>
        <w:rPr>
          <w:color w:val="393939"/>
          <w:spacing w:val="-1"/>
        </w:rPr>
        <w:t xml:space="preserve"> </w:t>
      </w:r>
      <w:r>
        <w:rPr>
          <w:color w:val="393939"/>
        </w:rPr>
        <w:t>a</w:t>
      </w:r>
      <w:r>
        <w:rPr>
          <w:color w:val="393939"/>
          <w:spacing w:val="-1"/>
        </w:rPr>
        <w:t xml:space="preserve"> </w:t>
      </w:r>
      <w:r>
        <w:rPr>
          <w:color w:val="393939"/>
        </w:rPr>
        <w:t>paragraph</w:t>
      </w:r>
      <w:r>
        <w:rPr>
          <w:color w:val="393939"/>
          <w:spacing w:val="-1"/>
        </w:rPr>
        <w:t xml:space="preserve"> </w:t>
      </w:r>
      <w:r>
        <w:rPr>
          <w:color w:val="393939"/>
        </w:rPr>
        <w:t>to</w:t>
      </w:r>
      <w:r>
        <w:rPr>
          <w:color w:val="393939"/>
          <w:spacing w:val="-3"/>
        </w:rPr>
        <w:t xml:space="preserve"> </w:t>
      </w:r>
      <w:r>
        <w:rPr>
          <w:color w:val="393939"/>
        </w:rPr>
        <w:t>display</w:t>
      </w:r>
      <w:r>
        <w:rPr>
          <w:color w:val="393939"/>
          <w:spacing w:val="-3"/>
        </w:rPr>
        <w:t xml:space="preserve"> </w:t>
      </w:r>
      <w:r>
        <w:rPr>
          <w:color w:val="393939"/>
        </w:rPr>
        <w:t>the</w:t>
      </w:r>
      <w:r>
        <w:rPr>
          <w:color w:val="393939"/>
          <w:spacing w:val="2"/>
        </w:rPr>
        <w:t xml:space="preserve"> </w:t>
      </w:r>
      <w:r>
        <w:rPr>
          <w:rFonts w:ascii="Times New Roman"/>
          <w:color w:val="393939"/>
        </w:rPr>
        <w:t>GPIO</w:t>
      </w:r>
      <w:r>
        <w:rPr>
          <w:rFonts w:ascii="Times New Roman"/>
          <w:color w:val="393939"/>
          <w:spacing w:val="-1"/>
        </w:rPr>
        <w:t xml:space="preserve"> </w:t>
      </w:r>
      <w:r>
        <w:rPr>
          <w:rFonts w:ascii="Times New Roman"/>
          <w:color w:val="393939"/>
        </w:rPr>
        <w:t>26</w:t>
      </w:r>
      <w:r>
        <w:rPr>
          <w:rFonts w:ascii="Times New Roman"/>
          <w:color w:val="393939"/>
          <w:spacing w:val="6"/>
        </w:rPr>
        <w:t xml:space="preserve"> </w:t>
      </w:r>
      <w:r>
        <w:rPr>
          <w:color w:val="393939"/>
        </w:rPr>
        <w:t>current</w:t>
      </w:r>
      <w:r>
        <w:rPr>
          <w:color w:val="393939"/>
          <w:spacing w:val="1"/>
        </w:rPr>
        <w:t xml:space="preserve"> </w:t>
      </w:r>
      <w:r>
        <w:rPr>
          <w:color w:val="393939"/>
        </w:rPr>
        <w:t>state.</w:t>
      </w:r>
      <w:r>
        <w:rPr>
          <w:color w:val="393939"/>
          <w:spacing w:val="1"/>
        </w:rPr>
        <w:t xml:space="preserve"> </w:t>
      </w:r>
      <w:r>
        <w:rPr>
          <w:color w:val="393939"/>
        </w:rPr>
        <w:t>As</w:t>
      </w:r>
      <w:r>
        <w:rPr>
          <w:color w:val="393939"/>
          <w:spacing w:val="-4"/>
        </w:rPr>
        <w:t xml:space="preserve"> </w:t>
      </w:r>
      <w:r>
        <w:rPr>
          <w:color w:val="393939"/>
        </w:rPr>
        <w:t>you</w:t>
      </w:r>
      <w:r>
        <w:rPr>
          <w:color w:val="393939"/>
          <w:spacing w:val="-3"/>
        </w:rPr>
        <w:t xml:space="preserve"> </w:t>
      </w:r>
      <w:r>
        <w:rPr>
          <w:color w:val="393939"/>
        </w:rPr>
        <w:t>can</w:t>
      </w:r>
      <w:r>
        <w:rPr>
          <w:color w:val="393939"/>
          <w:spacing w:val="-1"/>
        </w:rPr>
        <w:t xml:space="preserve"> </w:t>
      </w:r>
      <w:r>
        <w:rPr>
          <w:color w:val="393939"/>
        </w:rPr>
        <w:t>see</w:t>
      </w:r>
      <w:r>
        <w:rPr>
          <w:color w:val="393939"/>
          <w:spacing w:val="-1"/>
        </w:rPr>
        <w:t xml:space="preserve"> </w:t>
      </w:r>
      <w:r>
        <w:rPr>
          <w:color w:val="393939"/>
        </w:rPr>
        <w:t>we</w:t>
      </w:r>
      <w:r>
        <w:rPr>
          <w:color w:val="393939"/>
          <w:spacing w:val="-2"/>
        </w:rPr>
        <w:t xml:space="preserve"> </w:t>
      </w:r>
      <w:r>
        <w:rPr>
          <w:color w:val="393939"/>
        </w:rPr>
        <w:t>use</w:t>
      </w:r>
    </w:p>
    <w:p w:rsidR="00DA6855" w:rsidRDefault="00660AD9">
      <w:pPr>
        <w:pStyle w:val="BodyText"/>
        <w:spacing w:before="10"/>
        <w:ind w:left="213"/>
      </w:pPr>
      <w:r>
        <w:rPr>
          <w:color w:val="393939"/>
          <w:spacing w:val="-1"/>
        </w:rPr>
        <w:t>the</w:t>
      </w:r>
      <w:r>
        <w:rPr>
          <w:color w:val="393939"/>
          <w:spacing w:val="1"/>
        </w:rPr>
        <w:t xml:space="preserve"> </w:t>
      </w:r>
      <w:r>
        <w:rPr>
          <w:rFonts w:ascii="Courier New"/>
          <w:color w:val="393939"/>
          <w:spacing w:val="-1"/>
          <w:shd w:val="clear" w:color="auto" w:fill="EBEBEB"/>
        </w:rPr>
        <w:t>output26State</w:t>
      </w:r>
      <w:r>
        <w:rPr>
          <w:rFonts w:ascii="Courier New"/>
          <w:color w:val="393939"/>
          <w:spacing w:val="-71"/>
        </w:rPr>
        <w:t xml:space="preserve"> </w:t>
      </w:r>
      <w:r>
        <w:rPr>
          <w:color w:val="393939"/>
          <w:spacing w:val="-1"/>
        </w:rPr>
        <w:t>variable,</w:t>
      </w:r>
      <w:r>
        <w:rPr>
          <w:color w:val="393939"/>
          <w:spacing w:val="1"/>
        </w:rPr>
        <w:t xml:space="preserve"> </w:t>
      </w:r>
      <w:r>
        <w:rPr>
          <w:color w:val="393939"/>
        </w:rPr>
        <w:t>so</w:t>
      </w:r>
      <w:r>
        <w:rPr>
          <w:color w:val="393939"/>
          <w:spacing w:val="-2"/>
        </w:rPr>
        <w:t xml:space="preserve"> </w:t>
      </w:r>
      <w:r>
        <w:rPr>
          <w:color w:val="393939"/>
        </w:rPr>
        <w:t>that the</w:t>
      </w:r>
      <w:r>
        <w:rPr>
          <w:color w:val="393939"/>
          <w:spacing w:val="-2"/>
        </w:rPr>
        <w:t xml:space="preserve"> </w:t>
      </w:r>
      <w:r>
        <w:rPr>
          <w:color w:val="393939"/>
        </w:rPr>
        <w:t>state</w:t>
      </w:r>
      <w:r>
        <w:rPr>
          <w:color w:val="393939"/>
          <w:spacing w:val="-2"/>
        </w:rPr>
        <w:t xml:space="preserve"> </w:t>
      </w:r>
      <w:r>
        <w:rPr>
          <w:color w:val="393939"/>
        </w:rPr>
        <w:t>updates</w:t>
      </w:r>
      <w:r>
        <w:rPr>
          <w:color w:val="393939"/>
          <w:spacing w:val="1"/>
        </w:rPr>
        <w:t xml:space="preserve"> </w:t>
      </w:r>
      <w:r>
        <w:rPr>
          <w:color w:val="393939"/>
        </w:rPr>
        <w:t>instantly</w:t>
      </w:r>
      <w:r>
        <w:rPr>
          <w:color w:val="393939"/>
          <w:spacing w:val="-2"/>
        </w:rPr>
        <w:t xml:space="preserve"> </w:t>
      </w:r>
      <w:r>
        <w:rPr>
          <w:color w:val="393939"/>
        </w:rPr>
        <w:t>when</w:t>
      </w:r>
      <w:r>
        <w:rPr>
          <w:color w:val="393939"/>
          <w:spacing w:val="1"/>
        </w:rPr>
        <w:t xml:space="preserve"> </w:t>
      </w:r>
      <w:r>
        <w:rPr>
          <w:color w:val="393939"/>
        </w:rPr>
        <w:t>this</w:t>
      </w:r>
      <w:r>
        <w:rPr>
          <w:color w:val="393939"/>
          <w:spacing w:val="1"/>
        </w:rPr>
        <w:t xml:space="preserve"> </w:t>
      </w:r>
      <w:r>
        <w:rPr>
          <w:color w:val="393939"/>
        </w:rPr>
        <w:t>variable changes.</w:t>
      </w:r>
    </w:p>
    <w:p w:rsidR="00DA6855" w:rsidRDefault="00AF5842">
      <w:pPr>
        <w:pStyle w:val="BodyText"/>
        <w:ind w:left="184"/>
        <w:rPr>
          <w:sz w:val="20"/>
        </w:rPr>
      </w:pPr>
      <w:r>
        <w:rPr>
          <w:noProof/>
          <w:sz w:val="20"/>
        </w:rPr>
        <mc:AlternateContent>
          <mc:Choice Requires="wps">
            <w:drawing>
              <wp:inline distT="0" distB="0" distL="0" distR="0">
                <wp:extent cx="6573520" cy="342900"/>
                <wp:effectExtent l="2540" t="3175" r="0" b="0"/>
                <wp:docPr id="83"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342900"/>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ind w:left="28" w:right="1352"/>
                              <w:rPr>
                                <w:rFonts w:ascii="Consolas"/>
                                <w:sz w:val="23"/>
                              </w:rPr>
                            </w:pPr>
                            <w:r>
                              <w:rPr>
                                <w:rFonts w:ascii="Consolas"/>
                                <w:color w:val="6F8090"/>
                                <w:sz w:val="23"/>
                              </w:rPr>
                              <w:t>// Display current state, and ON/OFF buttons for GPIO 26</w:t>
                            </w:r>
                            <w:r>
                              <w:rPr>
                                <w:rFonts w:ascii="Consolas"/>
                                <w:color w:val="6F8090"/>
                                <w:spacing w:val="1"/>
                                <w:sz w:val="23"/>
                              </w:rPr>
                              <w:t xml:space="preserve"> </w:t>
                            </w:r>
                            <w:proofErr w:type="spellStart"/>
                            <w:proofErr w:type="gramStart"/>
                            <w:r>
                              <w:rPr>
                                <w:rFonts w:ascii="Consolas"/>
                                <w:sz w:val="23"/>
                              </w:rPr>
                              <w:t>client</w:t>
                            </w:r>
                            <w:r>
                              <w:rPr>
                                <w:rFonts w:ascii="Consolas"/>
                                <w:color w:val="999999"/>
                                <w:sz w:val="23"/>
                              </w:rPr>
                              <w:t>.</w:t>
                            </w:r>
                            <w:r>
                              <w:rPr>
                                <w:rFonts w:ascii="Consolas"/>
                                <w:color w:val="DD4968"/>
                                <w:sz w:val="23"/>
                              </w:rPr>
                              <w:t>println</w:t>
                            </w:r>
                            <w:proofErr w:type="spellEnd"/>
                            <w:proofErr w:type="gramEnd"/>
                            <w:r>
                              <w:rPr>
                                <w:rFonts w:ascii="Consolas"/>
                                <w:color w:val="999999"/>
                                <w:sz w:val="23"/>
                              </w:rPr>
                              <w:t>(</w:t>
                            </w:r>
                            <w:r>
                              <w:rPr>
                                <w:rFonts w:ascii="Consolas"/>
                                <w:color w:val="669900"/>
                                <w:sz w:val="23"/>
                              </w:rPr>
                              <w:t>"&lt;p&gt;GPIO</w:t>
                            </w:r>
                            <w:r>
                              <w:rPr>
                                <w:rFonts w:ascii="Consolas"/>
                                <w:color w:val="669900"/>
                                <w:spacing w:val="-2"/>
                                <w:sz w:val="23"/>
                              </w:rPr>
                              <w:t xml:space="preserve"> </w:t>
                            </w:r>
                            <w:r>
                              <w:rPr>
                                <w:rFonts w:ascii="Consolas"/>
                                <w:color w:val="669900"/>
                                <w:sz w:val="23"/>
                              </w:rPr>
                              <w:t>26</w:t>
                            </w:r>
                            <w:r>
                              <w:rPr>
                                <w:rFonts w:ascii="Consolas"/>
                                <w:color w:val="669900"/>
                                <w:spacing w:val="-3"/>
                                <w:sz w:val="23"/>
                              </w:rPr>
                              <w:t xml:space="preserve"> </w:t>
                            </w:r>
                            <w:r>
                              <w:rPr>
                                <w:rFonts w:ascii="Consolas"/>
                                <w:color w:val="669900"/>
                                <w:sz w:val="23"/>
                              </w:rPr>
                              <w:t>-</w:t>
                            </w:r>
                            <w:r>
                              <w:rPr>
                                <w:rFonts w:ascii="Consolas"/>
                                <w:color w:val="669900"/>
                                <w:spacing w:val="-1"/>
                                <w:sz w:val="23"/>
                              </w:rPr>
                              <w:t xml:space="preserve"> </w:t>
                            </w:r>
                            <w:r>
                              <w:rPr>
                                <w:rFonts w:ascii="Consolas"/>
                                <w:color w:val="669900"/>
                                <w:sz w:val="23"/>
                              </w:rPr>
                              <w:t>State "</w:t>
                            </w:r>
                            <w:r>
                              <w:rPr>
                                <w:rFonts w:ascii="Consolas"/>
                                <w:color w:val="669900"/>
                                <w:spacing w:val="-4"/>
                                <w:sz w:val="23"/>
                              </w:rPr>
                              <w:t xml:space="preserve"> </w:t>
                            </w:r>
                            <w:r>
                              <w:rPr>
                                <w:rFonts w:ascii="Consolas"/>
                                <w:color w:val="9A6D39"/>
                                <w:sz w:val="23"/>
                              </w:rPr>
                              <w:t>+</w:t>
                            </w:r>
                            <w:r>
                              <w:rPr>
                                <w:rFonts w:ascii="Consolas"/>
                                <w:color w:val="9A6D39"/>
                                <w:spacing w:val="-3"/>
                                <w:sz w:val="23"/>
                              </w:rPr>
                              <w:t xml:space="preserve"> </w:t>
                            </w:r>
                            <w:r>
                              <w:rPr>
                                <w:rFonts w:ascii="Consolas"/>
                                <w:sz w:val="23"/>
                              </w:rPr>
                              <w:t>output26State</w:t>
                            </w:r>
                            <w:r>
                              <w:rPr>
                                <w:rFonts w:ascii="Consolas"/>
                                <w:spacing w:val="-2"/>
                                <w:sz w:val="23"/>
                              </w:rPr>
                              <w:t xml:space="preserve"> </w:t>
                            </w:r>
                            <w:r>
                              <w:rPr>
                                <w:rFonts w:ascii="Consolas"/>
                                <w:color w:val="9A6D39"/>
                                <w:sz w:val="23"/>
                              </w:rPr>
                              <w:t>+</w:t>
                            </w:r>
                            <w:r>
                              <w:rPr>
                                <w:rFonts w:ascii="Consolas"/>
                                <w:color w:val="9A6D39"/>
                                <w:spacing w:val="-3"/>
                                <w:sz w:val="23"/>
                              </w:rPr>
                              <w:t xml:space="preserve"> </w:t>
                            </w:r>
                            <w:r>
                              <w:rPr>
                                <w:rFonts w:ascii="Consolas"/>
                                <w:color w:val="669900"/>
                                <w:sz w:val="23"/>
                              </w:rPr>
                              <w:t>"&lt;/p&gt;"</w:t>
                            </w:r>
                            <w:r>
                              <w:rPr>
                                <w:rFonts w:ascii="Consolas"/>
                                <w:color w:val="999999"/>
                                <w:sz w:val="23"/>
                              </w:rPr>
                              <w:t>);</w:t>
                            </w:r>
                          </w:p>
                        </w:txbxContent>
                      </wps:txbx>
                      <wps:bodyPr rot="0" vert="horz" wrap="square" lIns="0" tIns="0" rIns="0" bIns="0" anchor="t" anchorCtr="0" upright="1">
                        <a:noAutofit/>
                      </wps:bodyPr>
                    </wps:wsp>
                  </a:graphicData>
                </a:graphic>
              </wp:inline>
            </w:drawing>
          </mc:Choice>
          <mc:Fallback>
            <w:pict>
              <v:shape id="Text Box 138" o:spid="_x0000_s1054" type="#_x0000_t202" style="width:517.6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" fillcolor="#f5f1ef" stroked="f">
                <v:textbox inset="0,0,0,0">
                  <w:txbxContent>
                    <w:p w:rsidR="00660AD9" w:rsidRDefault="00660AD9">
                      <w:pPr>
                        <w:ind w:left="28" w:right="1352"/>
                        <w:rPr>
                          <w:rFonts w:ascii="Consolas"/>
                          <w:sz w:val="23"/>
                        </w:rPr>
                      </w:pPr>
                      <w:r>
                        <w:rPr>
                          <w:rFonts w:ascii="Consolas"/>
                          <w:color w:val="6F8090"/>
                          <w:sz w:val="23"/>
                        </w:rPr>
                        <w:t>// Display current state, and ON/OFF buttons for GPIO 26</w:t>
                      </w:r>
                      <w:r>
                        <w:rPr>
                          <w:rFonts w:ascii="Consolas"/>
                          <w:color w:val="6F8090"/>
                          <w:spacing w:val="1"/>
                          <w:sz w:val="23"/>
                        </w:rPr>
                        <w:t xml:space="preserve"> </w:t>
                      </w:r>
                      <w:proofErr w:type="spellStart"/>
                      <w:proofErr w:type="gramStart"/>
                      <w:r>
                        <w:rPr>
                          <w:rFonts w:ascii="Consolas"/>
                          <w:sz w:val="23"/>
                        </w:rPr>
                        <w:t>client</w:t>
                      </w:r>
                      <w:r>
                        <w:rPr>
                          <w:rFonts w:ascii="Consolas"/>
                          <w:color w:val="999999"/>
                          <w:sz w:val="23"/>
                        </w:rPr>
                        <w:t>.</w:t>
                      </w:r>
                      <w:r>
                        <w:rPr>
                          <w:rFonts w:ascii="Consolas"/>
                          <w:color w:val="DD4968"/>
                          <w:sz w:val="23"/>
                        </w:rPr>
                        <w:t>println</w:t>
                      </w:r>
                      <w:proofErr w:type="spellEnd"/>
                      <w:proofErr w:type="gramEnd"/>
                      <w:r>
                        <w:rPr>
                          <w:rFonts w:ascii="Consolas"/>
                          <w:color w:val="999999"/>
                          <w:sz w:val="23"/>
                        </w:rPr>
                        <w:t>(</w:t>
                      </w:r>
                      <w:r>
                        <w:rPr>
                          <w:rFonts w:ascii="Consolas"/>
                          <w:color w:val="669900"/>
                          <w:sz w:val="23"/>
                        </w:rPr>
                        <w:t>"&lt;p&gt;GPIO</w:t>
                      </w:r>
                      <w:r>
                        <w:rPr>
                          <w:rFonts w:ascii="Consolas"/>
                          <w:color w:val="669900"/>
                          <w:spacing w:val="-2"/>
                          <w:sz w:val="23"/>
                        </w:rPr>
                        <w:t xml:space="preserve"> </w:t>
                      </w:r>
                      <w:r>
                        <w:rPr>
                          <w:rFonts w:ascii="Consolas"/>
                          <w:color w:val="669900"/>
                          <w:sz w:val="23"/>
                        </w:rPr>
                        <w:t>26</w:t>
                      </w:r>
                      <w:r>
                        <w:rPr>
                          <w:rFonts w:ascii="Consolas"/>
                          <w:color w:val="669900"/>
                          <w:spacing w:val="-3"/>
                          <w:sz w:val="23"/>
                        </w:rPr>
                        <w:t xml:space="preserve"> </w:t>
                      </w:r>
                      <w:r>
                        <w:rPr>
                          <w:rFonts w:ascii="Consolas"/>
                          <w:color w:val="669900"/>
                          <w:sz w:val="23"/>
                        </w:rPr>
                        <w:t>-</w:t>
                      </w:r>
                      <w:r>
                        <w:rPr>
                          <w:rFonts w:ascii="Consolas"/>
                          <w:color w:val="669900"/>
                          <w:spacing w:val="-1"/>
                          <w:sz w:val="23"/>
                        </w:rPr>
                        <w:t xml:space="preserve"> </w:t>
                      </w:r>
                      <w:r>
                        <w:rPr>
                          <w:rFonts w:ascii="Consolas"/>
                          <w:color w:val="669900"/>
                          <w:sz w:val="23"/>
                        </w:rPr>
                        <w:t>State "</w:t>
                      </w:r>
                      <w:r>
                        <w:rPr>
                          <w:rFonts w:ascii="Consolas"/>
                          <w:color w:val="669900"/>
                          <w:spacing w:val="-4"/>
                          <w:sz w:val="23"/>
                        </w:rPr>
                        <w:t xml:space="preserve"> </w:t>
                      </w:r>
                      <w:r>
                        <w:rPr>
                          <w:rFonts w:ascii="Consolas"/>
                          <w:color w:val="9A6D39"/>
                          <w:sz w:val="23"/>
                        </w:rPr>
                        <w:t>+</w:t>
                      </w:r>
                      <w:r>
                        <w:rPr>
                          <w:rFonts w:ascii="Consolas"/>
                          <w:color w:val="9A6D39"/>
                          <w:spacing w:val="-3"/>
                          <w:sz w:val="23"/>
                        </w:rPr>
                        <w:t xml:space="preserve"> </w:t>
                      </w:r>
                      <w:r>
                        <w:rPr>
                          <w:rFonts w:ascii="Consolas"/>
                          <w:sz w:val="23"/>
                        </w:rPr>
                        <w:t>output26State</w:t>
                      </w:r>
                      <w:r>
                        <w:rPr>
                          <w:rFonts w:ascii="Consolas"/>
                          <w:spacing w:val="-2"/>
                          <w:sz w:val="23"/>
                        </w:rPr>
                        <w:t xml:space="preserve"> </w:t>
                      </w:r>
                      <w:r>
                        <w:rPr>
                          <w:rFonts w:ascii="Consolas"/>
                          <w:color w:val="9A6D39"/>
                          <w:sz w:val="23"/>
                        </w:rPr>
                        <w:t>+</w:t>
                      </w:r>
                      <w:r>
                        <w:rPr>
                          <w:rFonts w:ascii="Consolas"/>
                          <w:color w:val="9A6D39"/>
                          <w:spacing w:val="-3"/>
                          <w:sz w:val="23"/>
                        </w:rPr>
                        <w:t xml:space="preserve"> </w:t>
                      </w:r>
                      <w:r>
                        <w:rPr>
                          <w:rFonts w:ascii="Consolas"/>
                          <w:color w:val="669900"/>
                          <w:sz w:val="23"/>
                        </w:rPr>
                        <w:t>"&lt;/p&gt;"</w:t>
                      </w:r>
                      <w:r>
                        <w:rPr>
                          <w:rFonts w:ascii="Consolas"/>
                          <w:color w:val="999999"/>
                          <w:sz w:val="23"/>
                        </w:rPr>
                        <w:t>);</w:t>
                      </w:r>
                    </w:p>
                  </w:txbxContent>
                </v:textbox>
                <w10:anchorlock/>
              </v:shape>
            </w:pict>
          </mc:Fallback>
        </mc:AlternateContent>
      </w:r>
    </w:p>
    <w:p w:rsidR="00DA6855" w:rsidRDefault="00DA6855">
      <w:pPr>
        <w:pStyle w:val="BodyText"/>
        <w:spacing w:before="1"/>
        <w:rPr>
          <w:sz w:val="28"/>
        </w:rPr>
      </w:pPr>
    </w:p>
    <w:p w:rsidR="00DA6855" w:rsidRDefault="00660AD9">
      <w:pPr>
        <w:pStyle w:val="BodyText"/>
        <w:spacing w:before="93"/>
        <w:ind w:left="213" w:right="366"/>
      </w:pPr>
      <w:r>
        <w:rPr>
          <w:color w:val="393939"/>
        </w:rPr>
        <w:t>Then, we display the on or the off button, depending on the current state of the GPIO. If the current state</w:t>
      </w:r>
      <w:r>
        <w:rPr>
          <w:color w:val="393939"/>
          <w:spacing w:val="-59"/>
        </w:rPr>
        <w:t xml:space="preserve"> </w:t>
      </w:r>
      <w:r>
        <w:rPr>
          <w:color w:val="393939"/>
        </w:rPr>
        <w:t>of</w:t>
      </w:r>
      <w:r>
        <w:rPr>
          <w:color w:val="393939"/>
          <w:spacing w:val="1"/>
        </w:rPr>
        <w:t xml:space="preserve"> </w:t>
      </w:r>
      <w:r>
        <w:rPr>
          <w:color w:val="393939"/>
        </w:rPr>
        <w:t>the</w:t>
      </w:r>
      <w:r>
        <w:rPr>
          <w:color w:val="393939"/>
          <w:spacing w:val="-2"/>
        </w:rPr>
        <w:t xml:space="preserve"> </w:t>
      </w:r>
      <w:r>
        <w:rPr>
          <w:color w:val="393939"/>
        </w:rPr>
        <w:t>GPIO</w:t>
      </w:r>
      <w:r>
        <w:rPr>
          <w:color w:val="393939"/>
          <w:spacing w:val="2"/>
        </w:rPr>
        <w:t xml:space="preserve"> </w:t>
      </w:r>
      <w:r>
        <w:rPr>
          <w:color w:val="393939"/>
        </w:rPr>
        <w:t>is</w:t>
      </w:r>
      <w:r>
        <w:rPr>
          <w:color w:val="393939"/>
          <w:spacing w:val="-3"/>
        </w:rPr>
        <w:t xml:space="preserve"> </w:t>
      </w:r>
      <w:r>
        <w:rPr>
          <w:color w:val="393939"/>
        </w:rPr>
        <w:t>off,</w:t>
      </w:r>
      <w:r>
        <w:rPr>
          <w:color w:val="393939"/>
          <w:spacing w:val="-1"/>
        </w:rPr>
        <w:t xml:space="preserve"> </w:t>
      </w:r>
      <w:r>
        <w:rPr>
          <w:color w:val="393939"/>
        </w:rPr>
        <w:t>we show</w:t>
      </w:r>
      <w:r>
        <w:rPr>
          <w:color w:val="393939"/>
          <w:spacing w:val="-4"/>
        </w:rPr>
        <w:t xml:space="preserve"> </w:t>
      </w:r>
      <w:r>
        <w:rPr>
          <w:color w:val="393939"/>
        </w:rPr>
        <w:t>the ON button,</w:t>
      </w:r>
      <w:r>
        <w:rPr>
          <w:color w:val="393939"/>
          <w:spacing w:val="-2"/>
        </w:rPr>
        <w:t xml:space="preserve"> </w:t>
      </w:r>
      <w:r>
        <w:rPr>
          <w:color w:val="393939"/>
        </w:rPr>
        <w:t>if</w:t>
      </w:r>
      <w:r>
        <w:rPr>
          <w:color w:val="393939"/>
          <w:spacing w:val="4"/>
        </w:rPr>
        <w:t xml:space="preserve"> </w:t>
      </w:r>
      <w:r>
        <w:rPr>
          <w:color w:val="393939"/>
        </w:rPr>
        <w:t>not,</w:t>
      </w:r>
      <w:r>
        <w:rPr>
          <w:color w:val="393939"/>
          <w:spacing w:val="-3"/>
        </w:rPr>
        <w:t xml:space="preserve"> </w:t>
      </w:r>
      <w:r>
        <w:rPr>
          <w:color w:val="393939"/>
        </w:rPr>
        <w:t>we display</w:t>
      </w:r>
      <w:r>
        <w:rPr>
          <w:color w:val="393939"/>
          <w:spacing w:val="-3"/>
        </w:rPr>
        <w:t xml:space="preserve"> </w:t>
      </w:r>
      <w:r>
        <w:rPr>
          <w:color w:val="393939"/>
        </w:rPr>
        <w:t>the OFF</w:t>
      </w:r>
      <w:r>
        <w:rPr>
          <w:color w:val="393939"/>
          <w:spacing w:val="-3"/>
        </w:rPr>
        <w:t xml:space="preserve"> </w:t>
      </w:r>
      <w:r>
        <w:rPr>
          <w:color w:val="393939"/>
        </w:rPr>
        <w:t>button.</w:t>
      </w:r>
    </w:p>
    <w:p w:rsidR="00DA6855" w:rsidRDefault="00AF5842">
      <w:pPr>
        <w:pStyle w:val="BodyText"/>
        <w:spacing w:before="4"/>
        <w:rPr>
          <w:sz w:val="27"/>
        </w:rPr>
      </w:pPr>
      <w:r>
        <w:rPr>
          <w:noProof/>
        </w:rPr>
        <mc:AlternateContent>
          <mc:Choice Requires="wps">
            <w:drawing>
              <wp:anchor distT="0" distB="0" distL="0" distR="0" simplePos="0" relativeHeight="487604224" behindDoc="1" locked="0" layoutInCell="1" allowOverlap="1">
                <wp:simplePos x="0" y="0"/>
                <wp:positionH relativeFrom="page">
                  <wp:posOffset>688975</wp:posOffset>
                </wp:positionH>
                <wp:positionV relativeFrom="paragraph">
                  <wp:posOffset>215265</wp:posOffset>
                </wp:positionV>
                <wp:extent cx="6573520" cy="1367790"/>
                <wp:effectExtent l="0" t="0" r="0" b="0"/>
                <wp:wrapTopAndBottom/>
                <wp:docPr id="82"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1367790"/>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ind w:left="28" w:right="3096"/>
                              <w:rPr>
                                <w:rFonts w:ascii="Consolas"/>
                                <w:sz w:val="23"/>
                              </w:rPr>
                            </w:pPr>
                            <w:r>
                              <w:rPr>
                                <w:rFonts w:ascii="Consolas"/>
                                <w:color w:val="6F8090"/>
                                <w:sz w:val="23"/>
                              </w:rPr>
                              <w:t>// If the output26State is off, it displays the ON button</w:t>
                            </w:r>
                            <w:r>
                              <w:rPr>
                                <w:rFonts w:ascii="Consolas"/>
                                <w:color w:val="6F8090"/>
                                <w:spacing w:val="-124"/>
                                <w:sz w:val="23"/>
                              </w:rPr>
                              <w:t xml:space="preserve"> </w:t>
                            </w:r>
                            <w:r>
                              <w:rPr>
                                <w:rFonts w:ascii="Consolas"/>
                                <w:color w:val="0077AA"/>
                                <w:sz w:val="23"/>
                              </w:rPr>
                              <w:t xml:space="preserve">if </w:t>
                            </w:r>
                            <w:r>
                              <w:rPr>
                                <w:rFonts w:ascii="Consolas"/>
                                <w:color w:val="999999"/>
                                <w:sz w:val="23"/>
                              </w:rPr>
                              <w:t>(</w:t>
                            </w:r>
                            <w:r>
                              <w:rPr>
                                <w:rFonts w:ascii="Consolas"/>
                                <w:sz w:val="23"/>
                              </w:rPr>
                              <w:t>output26State</w:t>
                            </w:r>
                            <w:r>
                              <w:rPr>
                                <w:rFonts w:ascii="Consolas"/>
                                <w:color w:val="9A6D39"/>
                                <w:sz w:val="23"/>
                              </w:rPr>
                              <w:t>==</w:t>
                            </w:r>
                            <w:r>
                              <w:rPr>
                                <w:rFonts w:ascii="Consolas"/>
                                <w:color w:val="669900"/>
                                <w:sz w:val="23"/>
                              </w:rPr>
                              <w:t>"off"</w:t>
                            </w:r>
                            <w:r>
                              <w:rPr>
                                <w:rFonts w:ascii="Consolas"/>
                                <w:color w:val="999999"/>
                                <w:sz w:val="23"/>
                              </w:rPr>
                              <w:t>)</w:t>
                            </w:r>
                            <w:r>
                              <w:rPr>
                                <w:rFonts w:ascii="Consolas"/>
                                <w:color w:val="999999"/>
                                <w:spacing w:val="1"/>
                                <w:sz w:val="23"/>
                              </w:rPr>
                              <w:t xml:space="preserve"> </w:t>
                            </w:r>
                            <w:r>
                              <w:rPr>
                                <w:rFonts w:ascii="Consolas"/>
                                <w:color w:val="999999"/>
                                <w:sz w:val="23"/>
                              </w:rPr>
                              <w:t>{</w:t>
                            </w:r>
                          </w:p>
                          <w:p w:rsidR="00660AD9" w:rsidRDefault="00660AD9">
                            <w:pPr>
                              <w:ind w:left="28" w:right="4359" w:firstLine="254"/>
                              <w:rPr>
                                <w:rFonts w:ascii="Consolas"/>
                                <w:sz w:val="23"/>
                              </w:rPr>
                            </w:pPr>
                            <w:proofErr w:type="spellStart"/>
                            <w:proofErr w:type="gramStart"/>
                            <w:r>
                              <w:rPr>
                                <w:rFonts w:ascii="Consolas"/>
                                <w:sz w:val="23"/>
                              </w:rPr>
                              <w:t>client</w:t>
                            </w:r>
                            <w:r>
                              <w:rPr>
                                <w:rFonts w:ascii="Consolas"/>
                                <w:color w:val="999999"/>
                                <w:sz w:val="23"/>
                              </w:rPr>
                              <w:t>.</w:t>
                            </w:r>
                            <w:r>
                              <w:rPr>
                                <w:rFonts w:ascii="Consolas"/>
                                <w:color w:val="DD4968"/>
                                <w:sz w:val="23"/>
                              </w:rPr>
                              <w:t>println</w:t>
                            </w:r>
                            <w:proofErr w:type="spellEnd"/>
                            <w:proofErr w:type="gramEnd"/>
                            <w:r>
                              <w:rPr>
                                <w:rFonts w:ascii="Consolas"/>
                                <w:color w:val="999999"/>
                                <w:sz w:val="23"/>
                              </w:rPr>
                              <w:t>(</w:t>
                            </w:r>
                            <w:r>
                              <w:rPr>
                                <w:rFonts w:ascii="Consolas"/>
                                <w:color w:val="669900"/>
                                <w:sz w:val="23"/>
                              </w:rPr>
                              <w:t xml:space="preserve">"&lt;p&gt;&lt;a </w:t>
                            </w:r>
                            <w:proofErr w:type="spellStart"/>
                            <w:r>
                              <w:rPr>
                                <w:rFonts w:ascii="Consolas"/>
                                <w:color w:val="669900"/>
                                <w:sz w:val="23"/>
                              </w:rPr>
                              <w:t>href</w:t>
                            </w:r>
                            <w:proofErr w:type="spellEnd"/>
                            <w:r>
                              <w:rPr>
                                <w:rFonts w:ascii="Consolas"/>
                                <w:color w:val="669900"/>
                                <w:sz w:val="23"/>
                              </w:rPr>
                              <w:t>=\"/26/on\"&gt;&lt;button</w:t>
                            </w:r>
                            <w:r>
                              <w:rPr>
                                <w:rFonts w:ascii="Consolas"/>
                                <w:color w:val="669900"/>
                                <w:spacing w:val="-124"/>
                                <w:sz w:val="23"/>
                              </w:rPr>
                              <w:t xml:space="preserve"> </w:t>
                            </w:r>
                            <w:r>
                              <w:rPr>
                                <w:rFonts w:ascii="Consolas"/>
                                <w:color w:val="669900"/>
                                <w:sz w:val="23"/>
                              </w:rPr>
                              <w:t>class=\"button\"&gt;ON&lt;/button&gt;&lt;/a&gt;&lt;/p&gt;"</w:t>
                            </w:r>
                            <w:r>
                              <w:rPr>
                                <w:rFonts w:ascii="Consolas"/>
                                <w:color w:val="999999"/>
                                <w:sz w:val="23"/>
                              </w:rPr>
                              <w:t>);</w:t>
                            </w:r>
                          </w:p>
                          <w:p w:rsidR="00660AD9" w:rsidRDefault="00660AD9">
                            <w:pPr>
                              <w:spacing w:line="269" w:lineRule="exact"/>
                              <w:ind w:left="28"/>
                              <w:rPr>
                                <w:rFonts w:ascii="Consolas"/>
                                <w:sz w:val="23"/>
                              </w:rPr>
                            </w:pPr>
                            <w:r>
                              <w:rPr>
                                <w:rFonts w:ascii="Consolas"/>
                                <w:color w:val="999999"/>
                                <w:sz w:val="23"/>
                              </w:rPr>
                              <w:t xml:space="preserve">} </w:t>
                            </w:r>
                            <w:r>
                              <w:rPr>
                                <w:rFonts w:ascii="Consolas"/>
                                <w:color w:val="0077AA"/>
                                <w:sz w:val="23"/>
                              </w:rPr>
                              <w:t>else</w:t>
                            </w:r>
                            <w:r>
                              <w:rPr>
                                <w:rFonts w:ascii="Consolas"/>
                                <w:color w:val="0077AA"/>
                                <w:spacing w:val="1"/>
                                <w:sz w:val="23"/>
                              </w:rPr>
                              <w:t xml:space="preserve"> </w:t>
                            </w:r>
                            <w:r>
                              <w:rPr>
                                <w:rFonts w:ascii="Consolas"/>
                                <w:color w:val="999999"/>
                                <w:sz w:val="23"/>
                              </w:rPr>
                              <w:t>{</w:t>
                            </w:r>
                          </w:p>
                          <w:p w:rsidR="00660AD9" w:rsidRDefault="00660AD9">
                            <w:pPr>
                              <w:ind w:left="28" w:right="2336" w:firstLine="254"/>
                              <w:rPr>
                                <w:rFonts w:ascii="Consolas"/>
                                <w:sz w:val="23"/>
                              </w:rPr>
                            </w:pPr>
                            <w:proofErr w:type="spellStart"/>
                            <w:proofErr w:type="gramStart"/>
                            <w:r>
                              <w:rPr>
                                <w:rFonts w:ascii="Consolas"/>
                                <w:sz w:val="23"/>
                              </w:rPr>
                              <w:t>client</w:t>
                            </w:r>
                            <w:r>
                              <w:rPr>
                                <w:rFonts w:ascii="Consolas"/>
                                <w:color w:val="999999"/>
                                <w:sz w:val="23"/>
                              </w:rPr>
                              <w:t>.</w:t>
                            </w:r>
                            <w:r>
                              <w:rPr>
                                <w:rFonts w:ascii="Consolas"/>
                                <w:color w:val="DD4968"/>
                                <w:sz w:val="23"/>
                              </w:rPr>
                              <w:t>println</w:t>
                            </w:r>
                            <w:proofErr w:type="spellEnd"/>
                            <w:proofErr w:type="gramEnd"/>
                            <w:r>
                              <w:rPr>
                                <w:rFonts w:ascii="Consolas"/>
                                <w:color w:val="999999"/>
                                <w:sz w:val="23"/>
                              </w:rPr>
                              <w:t>(</w:t>
                            </w:r>
                            <w:r>
                              <w:rPr>
                                <w:rFonts w:ascii="Consolas"/>
                                <w:color w:val="669900"/>
                                <w:sz w:val="23"/>
                              </w:rPr>
                              <w:t xml:space="preserve">"&lt;p&gt;&lt;a </w:t>
                            </w:r>
                            <w:proofErr w:type="spellStart"/>
                            <w:r>
                              <w:rPr>
                                <w:rFonts w:ascii="Consolas"/>
                                <w:color w:val="669900"/>
                                <w:sz w:val="23"/>
                              </w:rPr>
                              <w:t>href</w:t>
                            </w:r>
                            <w:proofErr w:type="spellEnd"/>
                            <w:r>
                              <w:rPr>
                                <w:rFonts w:ascii="Consolas"/>
                                <w:color w:val="669900"/>
                                <w:sz w:val="23"/>
                              </w:rPr>
                              <w:t>=\"/26/off\"&gt;&lt;button class=\"button</w:t>
                            </w:r>
                            <w:r>
                              <w:rPr>
                                <w:rFonts w:ascii="Consolas"/>
                                <w:color w:val="669900"/>
                                <w:spacing w:val="-124"/>
                                <w:sz w:val="23"/>
                              </w:rPr>
                              <w:t xml:space="preserve"> </w:t>
                            </w:r>
                            <w:r>
                              <w:rPr>
                                <w:rFonts w:ascii="Consolas"/>
                                <w:color w:val="669900"/>
                                <w:sz w:val="23"/>
                              </w:rPr>
                              <w:t>button2\"&gt;OFF&lt;/button&gt;&lt;/a&gt;&lt;/p&gt;"</w:t>
                            </w:r>
                            <w:r>
                              <w:rPr>
                                <w:rFonts w:ascii="Consolas"/>
                                <w:color w:val="999999"/>
                                <w:sz w:val="23"/>
                              </w:rPr>
                              <w:t>);</w:t>
                            </w:r>
                          </w:p>
                          <w:p w:rsidR="00660AD9" w:rsidRDefault="00660AD9">
                            <w:pPr>
                              <w:spacing w:line="268" w:lineRule="exact"/>
                              <w:ind w:left="28"/>
                              <w:rPr>
                                <w:rFonts w:ascii="Consolas"/>
                                <w:sz w:val="23"/>
                              </w:rPr>
                            </w:pPr>
                            <w:r>
                              <w:rPr>
                                <w:rFonts w:ascii="Consolas"/>
                                <w:color w:val="999999"/>
                                <w:sz w:val="2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55" type="#_x0000_t202" style="position:absolute;margin-left:54.25pt;margin-top:16.95pt;width:517.6pt;height:107.7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" fillcolor="#f5f1ef" stroked="f">
                <v:textbox inset="0,0,0,0">
                  <w:txbxContent>
                    <w:p w:rsidR="00660AD9" w:rsidRDefault="00660AD9">
                      <w:pPr>
                        <w:ind w:left="28" w:right="3096"/>
                        <w:rPr>
                          <w:rFonts w:ascii="Consolas"/>
                          <w:sz w:val="23"/>
                        </w:rPr>
                      </w:pPr>
                      <w:r>
                        <w:rPr>
                          <w:rFonts w:ascii="Consolas"/>
                          <w:color w:val="6F8090"/>
                          <w:sz w:val="23"/>
                        </w:rPr>
                        <w:t>// If the output26State is off, it displays the ON button</w:t>
                      </w:r>
                      <w:r>
                        <w:rPr>
                          <w:rFonts w:ascii="Consolas"/>
                          <w:color w:val="6F8090"/>
                          <w:spacing w:val="-124"/>
                          <w:sz w:val="23"/>
                        </w:rPr>
                        <w:t xml:space="preserve"> </w:t>
                      </w:r>
                      <w:r>
                        <w:rPr>
                          <w:rFonts w:ascii="Consolas"/>
                          <w:color w:val="0077AA"/>
                          <w:sz w:val="23"/>
                        </w:rPr>
                        <w:t xml:space="preserve">if </w:t>
                      </w:r>
                      <w:r>
                        <w:rPr>
                          <w:rFonts w:ascii="Consolas"/>
                          <w:color w:val="999999"/>
                          <w:sz w:val="23"/>
                        </w:rPr>
                        <w:t>(</w:t>
                      </w:r>
                      <w:r>
                        <w:rPr>
                          <w:rFonts w:ascii="Consolas"/>
                          <w:sz w:val="23"/>
                        </w:rPr>
                        <w:t>output26State</w:t>
                      </w:r>
                      <w:r>
                        <w:rPr>
                          <w:rFonts w:ascii="Consolas"/>
                          <w:color w:val="9A6D39"/>
                          <w:sz w:val="23"/>
                        </w:rPr>
                        <w:t>==</w:t>
                      </w:r>
                      <w:r>
                        <w:rPr>
                          <w:rFonts w:ascii="Consolas"/>
                          <w:color w:val="669900"/>
                          <w:sz w:val="23"/>
                        </w:rPr>
                        <w:t>"off"</w:t>
                      </w:r>
                      <w:r>
                        <w:rPr>
                          <w:rFonts w:ascii="Consolas"/>
                          <w:color w:val="999999"/>
                          <w:sz w:val="23"/>
                        </w:rPr>
                        <w:t>)</w:t>
                      </w:r>
                      <w:r>
                        <w:rPr>
                          <w:rFonts w:ascii="Consolas"/>
                          <w:color w:val="999999"/>
                          <w:spacing w:val="1"/>
                          <w:sz w:val="23"/>
                        </w:rPr>
                        <w:t xml:space="preserve"> </w:t>
                      </w:r>
                      <w:r>
                        <w:rPr>
                          <w:rFonts w:ascii="Consolas"/>
                          <w:color w:val="999999"/>
                          <w:sz w:val="23"/>
                        </w:rPr>
                        <w:t>{</w:t>
                      </w:r>
                    </w:p>
                    <w:p w:rsidR="00660AD9" w:rsidRDefault="00660AD9">
                      <w:pPr>
                        <w:ind w:left="28" w:right="4359" w:firstLine="254"/>
                        <w:rPr>
                          <w:rFonts w:ascii="Consolas"/>
                          <w:sz w:val="23"/>
                        </w:rPr>
                      </w:pPr>
                      <w:proofErr w:type="spellStart"/>
                      <w:proofErr w:type="gramStart"/>
                      <w:r>
                        <w:rPr>
                          <w:rFonts w:ascii="Consolas"/>
                          <w:sz w:val="23"/>
                        </w:rPr>
                        <w:t>client</w:t>
                      </w:r>
                      <w:r>
                        <w:rPr>
                          <w:rFonts w:ascii="Consolas"/>
                          <w:color w:val="999999"/>
                          <w:sz w:val="23"/>
                        </w:rPr>
                        <w:t>.</w:t>
                      </w:r>
                      <w:r>
                        <w:rPr>
                          <w:rFonts w:ascii="Consolas"/>
                          <w:color w:val="DD4968"/>
                          <w:sz w:val="23"/>
                        </w:rPr>
                        <w:t>println</w:t>
                      </w:r>
                      <w:proofErr w:type="spellEnd"/>
                      <w:proofErr w:type="gramEnd"/>
                      <w:r>
                        <w:rPr>
                          <w:rFonts w:ascii="Consolas"/>
                          <w:color w:val="999999"/>
                          <w:sz w:val="23"/>
                        </w:rPr>
                        <w:t>(</w:t>
                      </w:r>
                      <w:r>
                        <w:rPr>
                          <w:rFonts w:ascii="Consolas"/>
                          <w:color w:val="669900"/>
                          <w:sz w:val="23"/>
                        </w:rPr>
                        <w:t xml:space="preserve">"&lt;p&gt;&lt;a </w:t>
                      </w:r>
                      <w:proofErr w:type="spellStart"/>
                      <w:r>
                        <w:rPr>
                          <w:rFonts w:ascii="Consolas"/>
                          <w:color w:val="669900"/>
                          <w:sz w:val="23"/>
                        </w:rPr>
                        <w:t>href</w:t>
                      </w:r>
                      <w:proofErr w:type="spellEnd"/>
                      <w:r>
                        <w:rPr>
                          <w:rFonts w:ascii="Consolas"/>
                          <w:color w:val="669900"/>
                          <w:sz w:val="23"/>
                        </w:rPr>
                        <w:t>=\"/26/on\"&gt;&lt;button</w:t>
                      </w:r>
                      <w:r>
                        <w:rPr>
                          <w:rFonts w:ascii="Consolas"/>
                          <w:color w:val="669900"/>
                          <w:spacing w:val="-124"/>
                          <w:sz w:val="23"/>
                        </w:rPr>
                        <w:t xml:space="preserve"> </w:t>
                      </w:r>
                      <w:r>
                        <w:rPr>
                          <w:rFonts w:ascii="Consolas"/>
                          <w:color w:val="669900"/>
                          <w:sz w:val="23"/>
                        </w:rPr>
                        <w:t>class=\"button\"&gt;ON&lt;/button&gt;&lt;/a&gt;&lt;/p&gt;"</w:t>
                      </w:r>
                      <w:r>
                        <w:rPr>
                          <w:rFonts w:ascii="Consolas"/>
                          <w:color w:val="999999"/>
                          <w:sz w:val="23"/>
                        </w:rPr>
                        <w:t>);</w:t>
                      </w:r>
                    </w:p>
                    <w:p w:rsidR="00660AD9" w:rsidRDefault="00660AD9">
                      <w:pPr>
                        <w:spacing w:line="269" w:lineRule="exact"/>
                        <w:ind w:left="28"/>
                        <w:rPr>
                          <w:rFonts w:ascii="Consolas"/>
                          <w:sz w:val="23"/>
                        </w:rPr>
                      </w:pPr>
                      <w:r>
                        <w:rPr>
                          <w:rFonts w:ascii="Consolas"/>
                          <w:color w:val="999999"/>
                          <w:sz w:val="23"/>
                        </w:rPr>
                        <w:t xml:space="preserve">} </w:t>
                      </w:r>
                      <w:r>
                        <w:rPr>
                          <w:rFonts w:ascii="Consolas"/>
                          <w:color w:val="0077AA"/>
                          <w:sz w:val="23"/>
                        </w:rPr>
                        <w:t>else</w:t>
                      </w:r>
                      <w:r>
                        <w:rPr>
                          <w:rFonts w:ascii="Consolas"/>
                          <w:color w:val="0077AA"/>
                          <w:spacing w:val="1"/>
                          <w:sz w:val="23"/>
                        </w:rPr>
                        <w:t xml:space="preserve"> </w:t>
                      </w:r>
                      <w:r>
                        <w:rPr>
                          <w:rFonts w:ascii="Consolas"/>
                          <w:color w:val="999999"/>
                          <w:sz w:val="23"/>
                        </w:rPr>
                        <w:t>{</w:t>
                      </w:r>
                    </w:p>
                    <w:p w:rsidR="00660AD9" w:rsidRDefault="00660AD9">
                      <w:pPr>
                        <w:ind w:left="28" w:right="2336" w:firstLine="254"/>
                        <w:rPr>
                          <w:rFonts w:ascii="Consolas"/>
                          <w:sz w:val="23"/>
                        </w:rPr>
                      </w:pPr>
                      <w:proofErr w:type="spellStart"/>
                      <w:proofErr w:type="gramStart"/>
                      <w:r>
                        <w:rPr>
                          <w:rFonts w:ascii="Consolas"/>
                          <w:sz w:val="23"/>
                        </w:rPr>
                        <w:t>client</w:t>
                      </w:r>
                      <w:r>
                        <w:rPr>
                          <w:rFonts w:ascii="Consolas"/>
                          <w:color w:val="999999"/>
                          <w:sz w:val="23"/>
                        </w:rPr>
                        <w:t>.</w:t>
                      </w:r>
                      <w:r>
                        <w:rPr>
                          <w:rFonts w:ascii="Consolas"/>
                          <w:color w:val="DD4968"/>
                          <w:sz w:val="23"/>
                        </w:rPr>
                        <w:t>println</w:t>
                      </w:r>
                      <w:proofErr w:type="spellEnd"/>
                      <w:proofErr w:type="gramEnd"/>
                      <w:r>
                        <w:rPr>
                          <w:rFonts w:ascii="Consolas"/>
                          <w:color w:val="999999"/>
                          <w:sz w:val="23"/>
                        </w:rPr>
                        <w:t>(</w:t>
                      </w:r>
                      <w:r>
                        <w:rPr>
                          <w:rFonts w:ascii="Consolas"/>
                          <w:color w:val="669900"/>
                          <w:sz w:val="23"/>
                        </w:rPr>
                        <w:t xml:space="preserve">"&lt;p&gt;&lt;a </w:t>
                      </w:r>
                      <w:proofErr w:type="spellStart"/>
                      <w:r>
                        <w:rPr>
                          <w:rFonts w:ascii="Consolas"/>
                          <w:color w:val="669900"/>
                          <w:sz w:val="23"/>
                        </w:rPr>
                        <w:t>href</w:t>
                      </w:r>
                      <w:proofErr w:type="spellEnd"/>
                      <w:r>
                        <w:rPr>
                          <w:rFonts w:ascii="Consolas"/>
                          <w:color w:val="669900"/>
                          <w:sz w:val="23"/>
                        </w:rPr>
                        <w:t>=\"/26/off\"&gt;&lt;button class=\"button</w:t>
                      </w:r>
                      <w:r>
                        <w:rPr>
                          <w:rFonts w:ascii="Consolas"/>
                          <w:color w:val="669900"/>
                          <w:spacing w:val="-124"/>
                          <w:sz w:val="23"/>
                        </w:rPr>
                        <w:t xml:space="preserve"> </w:t>
                      </w:r>
                      <w:r>
                        <w:rPr>
                          <w:rFonts w:ascii="Consolas"/>
                          <w:color w:val="669900"/>
                          <w:sz w:val="23"/>
                        </w:rPr>
                        <w:t>button2\"&gt;OFF&lt;/button&gt;&lt;/a&gt;&lt;/p&gt;"</w:t>
                      </w:r>
                      <w:r>
                        <w:rPr>
                          <w:rFonts w:ascii="Consolas"/>
                          <w:color w:val="999999"/>
                          <w:sz w:val="23"/>
                        </w:rPr>
                        <w:t>);</w:t>
                      </w:r>
                    </w:p>
                    <w:p w:rsidR="00660AD9" w:rsidRDefault="00660AD9">
                      <w:pPr>
                        <w:spacing w:line="268" w:lineRule="exact"/>
                        <w:ind w:left="28"/>
                        <w:rPr>
                          <w:rFonts w:ascii="Consolas"/>
                          <w:sz w:val="23"/>
                        </w:rPr>
                      </w:pPr>
                      <w:r>
                        <w:rPr>
                          <w:rFonts w:ascii="Consolas"/>
                          <w:color w:val="999999"/>
                          <w:sz w:val="23"/>
                        </w:rPr>
                        <w:t>}</w:t>
                      </w:r>
                    </w:p>
                  </w:txbxContent>
                </v:textbox>
                <w10:wrap type="topAndBottom" anchorx="page"/>
              </v:shape>
            </w:pict>
          </mc:Fallback>
        </mc:AlternateContent>
      </w:r>
    </w:p>
    <w:p w:rsidR="00DA6855" w:rsidRDefault="00DA6855">
      <w:pPr>
        <w:pStyle w:val="BodyText"/>
        <w:spacing w:before="5"/>
        <w:rPr>
          <w:sz w:val="12"/>
        </w:rPr>
      </w:pPr>
    </w:p>
    <w:p w:rsidR="00DA6855" w:rsidRDefault="00660AD9">
      <w:pPr>
        <w:pStyle w:val="BodyText"/>
        <w:spacing w:before="94"/>
        <w:ind w:left="213"/>
      </w:pPr>
      <w:r>
        <w:rPr>
          <w:color w:val="393939"/>
        </w:rPr>
        <w:t>We</w:t>
      </w:r>
      <w:r>
        <w:rPr>
          <w:color w:val="393939"/>
          <w:spacing w:val="-4"/>
        </w:rPr>
        <w:t xml:space="preserve"> </w:t>
      </w:r>
      <w:r>
        <w:rPr>
          <w:color w:val="393939"/>
        </w:rPr>
        <w:t>use</w:t>
      </w:r>
      <w:r>
        <w:rPr>
          <w:color w:val="393939"/>
          <w:spacing w:val="-2"/>
        </w:rPr>
        <w:t xml:space="preserve"> </w:t>
      </w:r>
      <w:r>
        <w:rPr>
          <w:color w:val="393939"/>
        </w:rPr>
        <w:t>the</w:t>
      </w:r>
      <w:r>
        <w:rPr>
          <w:color w:val="393939"/>
          <w:spacing w:val="-2"/>
        </w:rPr>
        <w:t xml:space="preserve"> </w:t>
      </w:r>
      <w:r>
        <w:rPr>
          <w:color w:val="393939"/>
        </w:rPr>
        <w:t>same procedure</w:t>
      </w:r>
      <w:r>
        <w:rPr>
          <w:color w:val="393939"/>
          <w:spacing w:val="-2"/>
        </w:rPr>
        <w:t xml:space="preserve"> </w:t>
      </w:r>
      <w:r>
        <w:rPr>
          <w:color w:val="393939"/>
        </w:rPr>
        <w:t>for</w:t>
      </w:r>
      <w:r>
        <w:rPr>
          <w:color w:val="393939"/>
          <w:spacing w:val="1"/>
        </w:rPr>
        <w:t xml:space="preserve"> </w:t>
      </w:r>
      <w:r>
        <w:rPr>
          <w:color w:val="393939"/>
        </w:rPr>
        <w:t>GPIO 27.</w:t>
      </w:r>
    </w:p>
    <w:p w:rsidR="00DA6855" w:rsidRDefault="00AF5842">
      <w:pPr>
        <w:pStyle w:val="BodyText"/>
        <w:ind w:left="184"/>
        <w:rPr>
          <w:sz w:val="20"/>
        </w:rPr>
      </w:pPr>
      <w:r>
        <w:rPr>
          <w:noProof/>
          <w:sz w:val="20"/>
        </w:rPr>
        <mc:AlternateContent>
          <mc:Choice Requires="wps">
            <w:drawing>
              <wp:inline distT="0" distB="0" distL="0" distR="0">
                <wp:extent cx="6573520" cy="1635760"/>
                <wp:effectExtent l="2540" t="0" r="0" b="0"/>
                <wp:docPr id="81"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1635760"/>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pStyle w:val="BodyText"/>
                              <w:ind w:left="28" w:right="1352"/>
                              <w:rPr>
                                <w:rFonts w:ascii="Consolas"/>
                              </w:rPr>
                            </w:pPr>
                            <w:r>
                              <w:rPr>
                                <w:rFonts w:ascii="Consolas"/>
                                <w:color w:val="6F8090"/>
                              </w:rPr>
                              <w:t>// Display current state, and ON/OFF buttons for GPIO 27</w:t>
                            </w:r>
                            <w:r>
                              <w:rPr>
                                <w:rFonts w:ascii="Consolas"/>
                                <w:color w:val="6F8090"/>
                                <w:spacing w:val="1"/>
                              </w:rPr>
                              <w:t xml:space="preserve"> </w:t>
                            </w:r>
                            <w:proofErr w:type="spellStart"/>
                            <w:proofErr w:type="gramStart"/>
                            <w:r>
                              <w:rPr>
                                <w:rFonts w:ascii="Consolas"/>
                              </w:rPr>
                              <w:t>client</w:t>
                            </w:r>
                            <w:r>
                              <w:rPr>
                                <w:rFonts w:ascii="Consolas"/>
                                <w:color w:val="999999"/>
                              </w:rPr>
                              <w:t>.</w:t>
                            </w:r>
                            <w:r>
                              <w:rPr>
                                <w:rFonts w:ascii="Consolas"/>
                                <w:color w:val="DD4968"/>
                              </w:rPr>
                              <w:t>println</w:t>
                            </w:r>
                            <w:proofErr w:type="spellEnd"/>
                            <w:proofErr w:type="gramEnd"/>
                            <w:r>
                              <w:rPr>
                                <w:rFonts w:ascii="Consolas"/>
                                <w:color w:val="999999"/>
                              </w:rPr>
                              <w:t>(</w:t>
                            </w:r>
                            <w:r>
                              <w:rPr>
                                <w:rFonts w:ascii="Consolas"/>
                                <w:color w:val="669900"/>
                              </w:rPr>
                              <w:t>"&lt;p&gt;GPIO</w:t>
                            </w:r>
                            <w:r>
                              <w:rPr>
                                <w:rFonts w:ascii="Consolas"/>
                                <w:color w:val="669900"/>
                                <w:spacing w:val="-3"/>
                              </w:rPr>
                              <w:t xml:space="preserve"> </w:t>
                            </w:r>
                            <w:r>
                              <w:rPr>
                                <w:rFonts w:ascii="Consolas"/>
                                <w:color w:val="669900"/>
                              </w:rPr>
                              <w:t>27</w:t>
                            </w:r>
                            <w:r>
                              <w:rPr>
                                <w:rFonts w:ascii="Consolas"/>
                                <w:color w:val="669900"/>
                                <w:spacing w:val="-3"/>
                              </w:rPr>
                              <w:t xml:space="preserve"> </w:t>
                            </w:r>
                            <w:r>
                              <w:rPr>
                                <w:rFonts w:ascii="Consolas"/>
                                <w:color w:val="669900"/>
                              </w:rPr>
                              <w:t>-</w:t>
                            </w:r>
                            <w:r>
                              <w:rPr>
                                <w:rFonts w:ascii="Consolas"/>
                                <w:color w:val="669900"/>
                                <w:spacing w:val="-4"/>
                              </w:rPr>
                              <w:t xml:space="preserve"> </w:t>
                            </w:r>
                            <w:r>
                              <w:rPr>
                                <w:rFonts w:ascii="Consolas"/>
                                <w:color w:val="669900"/>
                              </w:rPr>
                              <w:t>State</w:t>
                            </w:r>
                            <w:r>
                              <w:rPr>
                                <w:rFonts w:ascii="Consolas"/>
                                <w:color w:val="669900"/>
                                <w:spacing w:val="-5"/>
                              </w:rPr>
                              <w:t xml:space="preserve"> </w:t>
                            </w:r>
                            <w:r>
                              <w:rPr>
                                <w:rFonts w:ascii="Consolas"/>
                                <w:color w:val="669900"/>
                              </w:rPr>
                              <w:t>"</w:t>
                            </w:r>
                            <w:r>
                              <w:rPr>
                                <w:rFonts w:ascii="Consolas"/>
                                <w:color w:val="669900"/>
                                <w:spacing w:val="-3"/>
                              </w:rPr>
                              <w:t xml:space="preserve"> </w:t>
                            </w:r>
                            <w:r>
                              <w:rPr>
                                <w:rFonts w:ascii="Consolas"/>
                                <w:color w:val="9A6D39"/>
                              </w:rPr>
                              <w:t>+</w:t>
                            </w:r>
                            <w:r>
                              <w:rPr>
                                <w:rFonts w:ascii="Consolas"/>
                                <w:color w:val="9A6D39"/>
                                <w:spacing w:val="-4"/>
                              </w:rPr>
                              <w:t xml:space="preserve"> </w:t>
                            </w:r>
                            <w:r>
                              <w:rPr>
                                <w:rFonts w:ascii="Consolas"/>
                              </w:rPr>
                              <w:t>output27State</w:t>
                            </w:r>
                            <w:r>
                              <w:rPr>
                                <w:rFonts w:ascii="Consolas"/>
                                <w:spacing w:val="-1"/>
                              </w:rPr>
                              <w:t xml:space="preserve"> </w:t>
                            </w:r>
                            <w:r>
                              <w:rPr>
                                <w:rFonts w:ascii="Consolas"/>
                                <w:color w:val="9A6D39"/>
                              </w:rPr>
                              <w:t>+</w:t>
                            </w:r>
                            <w:r>
                              <w:rPr>
                                <w:rFonts w:ascii="Consolas"/>
                                <w:color w:val="9A6D39"/>
                                <w:spacing w:val="-6"/>
                              </w:rPr>
                              <w:t xml:space="preserve"> </w:t>
                            </w:r>
                            <w:r>
                              <w:rPr>
                                <w:rFonts w:ascii="Consolas"/>
                                <w:color w:val="669900"/>
                              </w:rPr>
                              <w:t>"&lt;/p&gt;"</w:t>
                            </w:r>
                            <w:r>
                              <w:rPr>
                                <w:rFonts w:ascii="Consolas"/>
                                <w:color w:val="999999"/>
                              </w:rPr>
                              <w:t>);</w:t>
                            </w:r>
                          </w:p>
                          <w:p w:rsidR="00660AD9" w:rsidRDefault="00660AD9">
                            <w:pPr>
                              <w:pStyle w:val="BodyText"/>
                              <w:ind w:left="28" w:right="3409"/>
                              <w:rPr>
                                <w:rFonts w:ascii="Consolas"/>
                              </w:rPr>
                            </w:pPr>
                            <w:r>
                              <w:rPr>
                                <w:rFonts w:ascii="Consolas"/>
                                <w:color w:val="6F8090"/>
                              </w:rPr>
                              <w:t>// If the output27State is off, it displays the ON button</w:t>
                            </w:r>
                            <w:r>
                              <w:rPr>
                                <w:rFonts w:ascii="Consolas"/>
                                <w:color w:val="6F8090"/>
                                <w:spacing w:val="-118"/>
                              </w:rPr>
                              <w:t xml:space="preserve"> </w:t>
                            </w:r>
                            <w:r>
                              <w:rPr>
                                <w:rFonts w:ascii="Consolas"/>
                                <w:color w:val="0077AA"/>
                              </w:rPr>
                              <w:t>if</w:t>
                            </w:r>
                            <w:r>
                              <w:rPr>
                                <w:rFonts w:ascii="Consolas"/>
                                <w:color w:val="0077AA"/>
                                <w:spacing w:val="-1"/>
                              </w:rPr>
                              <w:t xml:space="preserve"> </w:t>
                            </w:r>
                            <w:r>
                              <w:rPr>
                                <w:rFonts w:ascii="Consolas"/>
                                <w:color w:val="999999"/>
                              </w:rPr>
                              <w:t>(</w:t>
                            </w:r>
                            <w:r>
                              <w:rPr>
                                <w:rFonts w:ascii="Consolas"/>
                              </w:rPr>
                              <w:t>output27State</w:t>
                            </w:r>
                            <w:r>
                              <w:rPr>
                                <w:rFonts w:ascii="Consolas"/>
                                <w:color w:val="9A6D39"/>
                              </w:rPr>
                              <w:t>==</w:t>
                            </w:r>
                            <w:r>
                              <w:rPr>
                                <w:rFonts w:ascii="Consolas"/>
                                <w:color w:val="669900"/>
                              </w:rPr>
                              <w:t>"off"</w:t>
                            </w:r>
                            <w:r>
                              <w:rPr>
                                <w:rFonts w:ascii="Consolas"/>
                                <w:color w:val="999999"/>
                              </w:rPr>
                              <w:t>) {</w:t>
                            </w:r>
                          </w:p>
                          <w:p w:rsidR="00660AD9" w:rsidRDefault="00660AD9">
                            <w:pPr>
                              <w:pStyle w:val="BodyText"/>
                              <w:spacing w:line="256" w:lineRule="exact"/>
                              <w:ind w:left="28"/>
                              <w:rPr>
                                <w:rFonts w:ascii="Consolas"/>
                              </w:rPr>
                            </w:pPr>
                            <w:proofErr w:type="spellStart"/>
                            <w:proofErr w:type="gramStart"/>
                            <w:r>
                              <w:rPr>
                                <w:rFonts w:ascii="Consolas"/>
                              </w:rPr>
                              <w:t>client</w:t>
                            </w:r>
                            <w:r>
                              <w:rPr>
                                <w:rFonts w:ascii="Consolas"/>
                                <w:color w:val="999999"/>
                              </w:rPr>
                              <w:t>.</w:t>
                            </w:r>
                            <w:r>
                              <w:rPr>
                                <w:rFonts w:ascii="Consolas"/>
                                <w:color w:val="DD4968"/>
                              </w:rPr>
                              <w:t>println</w:t>
                            </w:r>
                            <w:proofErr w:type="spellEnd"/>
                            <w:proofErr w:type="gramEnd"/>
                            <w:r>
                              <w:rPr>
                                <w:rFonts w:ascii="Consolas"/>
                                <w:color w:val="999999"/>
                              </w:rPr>
                              <w:t>(</w:t>
                            </w:r>
                            <w:r>
                              <w:rPr>
                                <w:rFonts w:ascii="Consolas"/>
                                <w:color w:val="669900"/>
                              </w:rPr>
                              <w:t>"&lt;p&gt;&lt;a</w:t>
                            </w:r>
                            <w:r>
                              <w:rPr>
                                <w:rFonts w:ascii="Consolas"/>
                                <w:color w:val="669900"/>
                                <w:spacing w:val="-15"/>
                              </w:rPr>
                              <w:t xml:space="preserve"> </w:t>
                            </w:r>
                            <w:proofErr w:type="spellStart"/>
                            <w:r>
                              <w:rPr>
                                <w:rFonts w:ascii="Consolas"/>
                                <w:color w:val="669900"/>
                              </w:rPr>
                              <w:t>href</w:t>
                            </w:r>
                            <w:proofErr w:type="spellEnd"/>
                            <w:r>
                              <w:rPr>
                                <w:rFonts w:ascii="Consolas"/>
                                <w:color w:val="669900"/>
                              </w:rPr>
                              <w:t>=\"/27/on\"&gt;&lt;</w:t>
                            </w:r>
                            <w:proofErr w:type="spellStart"/>
                            <w:r>
                              <w:rPr>
                                <w:rFonts w:ascii="Consolas"/>
                                <w:color w:val="669900"/>
                              </w:rPr>
                              <w:t>buttonclass</w:t>
                            </w:r>
                            <w:proofErr w:type="spellEnd"/>
                            <w:r>
                              <w:rPr>
                                <w:rFonts w:ascii="Consolas"/>
                                <w:color w:val="669900"/>
                              </w:rPr>
                              <w:t>=\"button\"&gt;ON&lt;/button&gt;&lt;/a&gt;&lt;/p&gt;"</w:t>
                            </w:r>
                            <w:r>
                              <w:rPr>
                                <w:rFonts w:ascii="Consolas"/>
                                <w:color w:val="999999"/>
                              </w:rPr>
                              <w:t>);</w:t>
                            </w:r>
                          </w:p>
                          <w:p w:rsidR="00660AD9" w:rsidRDefault="00660AD9">
                            <w:pPr>
                              <w:pStyle w:val="BodyText"/>
                              <w:spacing w:before="2" w:line="257" w:lineRule="exact"/>
                              <w:ind w:left="28"/>
                              <w:rPr>
                                <w:rFonts w:ascii="Consolas"/>
                              </w:rPr>
                            </w:pPr>
                            <w:r>
                              <w:rPr>
                                <w:rFonts w:ascii="Consolas"/>
                                <w:color w:val="999999"/>
                              </w:rPr>
                              <w:t>}</w:t>
                            </w:r>
                            <w:r>
                              <w:rPr>
                                <w:rFonts w:ascii="Consolas"/>
                                <w:color w:val="999999"/>
                                <w:spacing w:val="-1"/>
                              </w:rPr>
                              <w:t xml:space="preserve"> </w:t>
                            </w:r>
                            <w:r>
                              <w:rPr>
                                <w:rFonts w:ascii="Consolas"/>
                                <w:color w:val="0077AA"/>
                              </w:rPr>
                              <w:t xml:space="preserve">else </w:t>
                            </w:r>
                            <w:r>
                              <w:rPr>
                                <w:rFonts w:ascii="Consolas"/>
                                <w:color w:val="999999"/>
                              </w:rPr>
                              <w:t>{</w:t>
                            </w:r>
                          </w:p>
                          <w:p w:rsidR="00660AD9" w:rsidRDefault="00660AD9">
                            <w:pPr>
                              <w:pStyle w:val="BodyText"/>
                              <w:ind w:left="28" w:right="2683" w:firstLine="242"/>
                              <w:rPr>
                                <w:rFonts w:ascii="Consolas"/>
                              </w:rPr>
                            </w:pPr>
                            <w:proofErr w:type="spellStart"/>
                            <w:proofErr w:type="gramStart"/>
                            <w:r>
                              <w:rPr>
                                <w:rFonts w:ascii="Consolas"/>
                              </w:rPr>
                              <w:t>client</w:t>
                            </w:r>
                            <w:r>
                              <w:rPr>
                                <w:rFonts w:ascii="Consolas"/>
                                <w:color w:val="999999"/>
                              </w:rPr>
                              <w:t>.</w:t>
                            </w:r>
                            <w:r>
                              <w:rPr>
                                <w:rFonts w:ascii="Consolas"/>
                                <w:color w:val="DD4968"/>
                              </w:rPr>
                              <w:t>println</w:t>
                            </w:r>
                            <w:proofErr w:type="spellEnd"/>
                            <w:proofErr w:type="gramEnd"/>
                            <w:r>
                              <w:rPr>
                                <w:rFonts w:ascii="Consolas"/>
                                <w:color w:val="999999"/>
                              </w:rPr>
                              <w:t>(</w:t>
                            </w:r>
                            <w:r>
                              <w:rPr>
                                <w:rFonts w:ascii="Consolas"/>
                                <w:color w:val="669900"/>
                              </w:rPr>
                              <w:t xml:space="preserve">"&lt;p&gt;&lt;a </w:t>
                            </w:r>
                            <w:proofErr w:type="spellStart"/>
                            <w:r>
                              <w:rPr>
                                <w:rFonts w:ascii="Consolas"/>
                                <w:color w:val="669900"/>
                              </w:rPr>
                              <w:t>href</w:t>
                            </w:r>
                            <w:proofErr w:type="spellEnd"/>
                            <w:r>
                              <w:rPr>
                                <w:rFonts w:ascii="Consolas"/>
                                <w:color w:val="669900"/>
                              </w:rPr>
                              <w:t>=\"/27/off\"&gt;&lt;button class=\"button</w:t>
                            </w:r>
                            <w:r>
                              <w:rPr>
                                <w:rFonts w:ascii="Consolas"/>
                                <w:color w:val="669900"/>
                                <w:spacing w:val="-118"/>
                              </w:rPr>
                              <w:t xml:space="preserve"> </w:t>
                            </w:r>
                            <w:r>
                              <w:rPr>
                                <w:rFonts w:ascii="Consolas"/>
                                <w:color w:val="669900"/>
                              </w:rPr>
                              <w:t>button2\"&gt;OFF&lt;/button&gt;&lt;/a&gt;&lt;/p&gt;"</w:t>
                            </w:r>
                            <w:r>
                              <w:rPr>
                                <w:rFonts w:ascii="Consolas"/>
                                <w:color w:val="999999"/>
                              </w:rPr>
                              <w:t>);</w:t>
                            </w:r>
                          </w:p>
                          <w:p w:rsidR="00660AD9" w:rsidRDefault="00660AD9">
                            <w:pPr>
                              <w:pStyle w:val="BodyText"/>
                              <w:spacing w:line="257" w:lineRule="exact"/>
                              <w:ind w:left="28"/>
                              <w:rPr>
                                <w:rFonts w:ascii="Consolas"/>
                              </w:rPr>
                            </w:pPr>
                            <w:r>
                              <w:rPr>
                                <w:rFonts w:ascii="Consolas"/>
                                <w:color w:val="999999"/>
                              </w:rPr>
                              <w:t>}</w:t>
                            </w:r>
                          </w:p>
                          <w:p w:rsidR="00660AD9" w:rsidRDefault="00660AD9">
                            <w:pPr>
                              <w:pStyle w:val="BodyText"/>
                              <w:spacing w:line="257" w:lineRule="exact"/>
                              <w:ind w:left="28"/>
                              <w:rPr>
                                <w:rFonts w:ascii="Consolas"/>
                              </w:rPr>
                            </w:pPr>
                            <w:proofErr w:type="spellStart"/>
                            <w:proofErr w:type="gramStart"/>
                            <w:r>
                              <w:rPr>
                                <w:rFonts w:ascii="Consolas"/>
                              </w:rPr>
                              <w:t>client</w:t>
                            </w:r>
                            <w:r>
                              <w:rPr>
                                <w:rFonts w:ascii="Consolas"/>
                                <w:color w:val="999999"/>
                              </w:rPr>
                              <w:t>.</w:t>
                            </w:r>
                            <w:r>
                              <w:rPr>
                                <w:rFonts w:ascii="Consolas"/>
                                <w:color w:val="DD4968"/>
                              </w:rPr>
                              <w:t>println</w:t>
                            </w:r>
                            <w:proofErr w:type="spellEnd"/>
                            <w:proofErr w:type="gramEnd"/>
                            <w:r>
                              <w:rPr>
                                <w:rFonts w:ascii="Consolas"/>
                                <w:color w:val="999999"/>
                              </w:rPr>
                              <w:t>(</w:t>
                            </w:r>
                            <w:r>
                              <w:rPr>
                                <w:rFonts w:ascii="Consolas"/>
                                <w:color w:val="669900"/>
                              </w:rPr>
                              <w:t>"&lt;/body&gt;&lt;/html&gt;"</w:t>
                            </w:r>
                            <w:r>
                              <w:rPr>
                                <w:rFonts w:ascii="Consolas"/>
                                <w:color w:val="999999"/>
                              </w:rPr>
                              <w:t>);</w:t>
                            </w:r>
                          </w:p>
                        </w:txbxContent>
                      </wps:txbx>
                      <wps:bodyPr rot="0" vert="horz" wrap="square" lIns="0" tIns="0" rIns="0" bIns="0" anchor="t" anchorCtr="0" upright="1">
                        <a:noAutofit/>
                      </wps:bodyPr>
                    </wps:wsp>
                  </a:graphicData>
                </a:graphic>
              </wp:inline>
            </w:drawing>
          </mc:Choice>
          <mc:Fallback>
            <w:pict>
              <v:shape id="Text Box 137" o:spid="_x0000_s1056" type="#_x0000_t202" style="width:517.6pt;height:1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" fillcolor="#f5f1ef" stroked="f">
                <v:textbox inset="0,0,0,0">
                  <w:txbxContent>
                    <w:p w:rsidR="00660AD9" w:rsidRDefault="00660AD9">
                      <w:pPr>
                        <w:pStyle w:val="BodyText"/>
                        <w:ind w:left="28" w:right="1352"/>
                        <w:rPr>
                          <w:rFonts w:ascii="Consolas"/>
                        </w:rPr>
                      </w:pPr>
                      <w:r>
                        <w:rPr>
                          <w:rFonts w:ascii="Consolas"/>
                          <w:color w:val="6F8090"/>
                        </w:rPr>
                        <w:t>// Display current state, and ON/OFF buttons for GPIO 27</w:t>
                      </w:r>
                      <w:r>
                        <w:rPr>
                          <w:rFonts w:ascii="Consolas"/>
                          <w:color w:val="6F8090"/>
                          <w:spacing w:val="1"/>
                        </w:rPr>
                        <w:t xml:space="preserve"> </w:t>
                      </w:r>
                      <w:proofErr w:type="spellStart"/>
                      <w:proofErr w:type="gramStart"/>
                      <w:r>
                        <w:rPr>
                          <w:rFonts w:ascii="Consolas"/>
                        </w:rPr>
                        <w:t>client</w:t>
                      </w:r>
                      <w:r>
                        <w:rPr>
                          <w:rFonts w:ascii="Consolas"/>
                          <w:color w:val="999999"/>
                        </w:rPr>
                        <w:t>.</w:t>
                      </w:r>
                      <w:r>
                        <w:rPr>
                          <w:rFonts w:ascii="Consolas"/>
                          <w:color w:val="DD4968"/>
                        </w:rPr>
                        <w:t>println</w:t>
                      </w:r>
                      <w:proofErr w:type="spellEnd"/>
                      <w:proofErr w:type="gramEnd"/>
                      <w:r>
                        <w:rPr>
                          <w:rFonts w:ascii="Consolas"/>
                          <w:color w:val="999999"/>
                        </w:rPr>
                        <w:t>(</w:t>
                      </w:r>
                      <w:r>
                        <w:rPr>
                          <w:rFonts w:ascii="Consolas"/>
                          <w:color w:val="669900"/>
                        </w:rPr>
                        <w:t>"&lt;p&gt;GPIO</w:t>
                      </w:r>
                      <w:r>
                        <w:rPr>
                          <w:rFonts w:ascii="Consolas"/>
                          <w:color w:val="669900"/>
                          <w:spacing w:val="-3"/>
                        </w:rPr>
                        <w:t xml:space="preserve"> </w:t>
                      </w:r>
                      <w:r>
                        <w:rPr>
                          <w:rFonts w:ascii="Consolas"/>
                          <w:color w:val="669900"/>
                        </w:rPr>
                        <w:t>27</w:t>
                      </w:r>
                      <w:r>
                        <w:rPr>
                          <w:rFonts w:ascii="Consolas"/>
                          <w:color w:val="669900"/>
                          <w:spacing w:val="-3"/>
                        </w:rPr>
                        <w:t xml:space="preserve"> </w:t>
                      </w:r>
                      <w:r>
                        <w:rPr>
                          <w:rFonts w:ascii="Consolas"/>
                          <w:color w:val="669900"/>
                        </w:rPr>
                        <w:t>-</w:t>
                      </w:r>
                      <w:r>
                        <w:rPr>
                          <w:rFonts w:ascii="Consolas"/>
                          <w:color w:val="669900"/>
                          <w:spacing w:val="-4"/>
                        </w:rPr>
                        <w:t xml:space="preserve"> </w:t>
                      </w:r>
                      <w:r>
                        <w:rPr>
                          <w:rFonts w:ascii="Consolas"/>
                          <w:color w:val="669900"/>
                        </w:rPr>
                        <w:t>State</w:t>
                      </w:r>
                      <w:r>
                        <w:rPr>
                          <w:rFonts w:ascii="Consolas"/>
                          <w:color w:val="669900"/>
                          <w:spacing w:val="-5"/>
                        </w:rPr>
                        <w:t xml:space="preserve"> </w:t>
                      </w:r>
                      <w:r>
                        <w:rPr>
                          <w:rFonts w:ascii="Consolas"/>
                          <w:color w:val="669900"/>
                        </w:rPr>
                        <w:t>"</w:t>
                      </w:r>
                      <w:r>
                        <w:rPr>
                          <w:rFonts w:ascii="Consolas"/>
                          <w:color w:val="669900"/>
                          <w:spacing w:val="-3"/>
                        </w:rPr>
                        <w:t xml:space="preserve"> </w:t>
                      </w:r>
                      <w:r>
                        <w:rPr>
                          <w:rFonts w:ascii="Consolas"/>
                          <w:color w:val="9A6D39"/>
                        </w:rPr>
                        <w:t>+</w:t>
                      </w:r>
                      <w:r>
                        <w:rPr>
                          <w:rFonts w:ascii="Consolas"/>
                          <w:color w:val="9A6D39"/>
                          <w:spacing w:val="-4"/>
                        </w:rPr>
                        <w:t xml:space="preserve"> </w:t>
                      </w:r>
                      <w:r>
                        <w:rPr>
                          <w:rFonts w:ascii="Consolas"/>
                        </w:rPr>
                        <w:t>output27State</w:t>
                      </w:r>
                      <w:r>
                        <w:rPr>
                          <w:rFonts w:ascii="Consolas"/>
                          <w:spacing w:val="-1"/>
                        </w:rPr>
                        <w:t xml:space="preserve"> </w:t>
                      </w:r>
                      <w:r>
                        <w:rPr>
                          <w:rFonts w:ascii="Consolas"/>
                          <w:color w:val="9A6D39"/>
                        </w:rPr>
                        <w:t>+</w:t>
                      </w:r>
                      <w:r>
                        <w:rPr>
                          <w:rFonts w:ascii="Consolas"/>
                          <w:color w:val="9A6D39"/>
                          <w:spacing w:val="-6"/>
                        </w:rPr>
                        <w:t xml:space="preserve"> </w:t>
                      </w:r>
                      <w:r>
                        <w:rPr>
                          <w:rFonts w:ascii="Consolas"/>
                          <w:color w:val="669900"/>
                        </w:rPr>
                        <w:t>"&lt;/p&gt;"</w:t>
                      </w:r>
                      <w:r>
                        <w:rPr>
                          <w:rFonts w:ascii="Consolas"/>
                          <w:color w:val="999999"/>
                        </w:rPr>
                        <w:t>);</w:t>
                      </w:r>
                    </w:p>
                    <w:p w:rsidR="00660AD9" w:rsidRDefault="00660AD9">
                      <w:pPr>
                        <w:pStyle w:val="BodyText"/>
                        <w:ind w:left="28" w:right="3409"/>
                        <w:rPr>
                          <w:rFonts w:ascii="Consolas"/>
                        </w:rPr>
                      </w:pPr>
                      <w:r>
                        <w:rPr>
                          <w:rFonts w:ascii="Consolas"/>
                          <w:color w:val="6F8090"/>
                        </w:rPr>
                        <w:t>// If the output27State is off, it displays the ON button</w:t>
                      </w:r>
                      <w:r>
                        <w:rPr>
                          <w:rFonts w:ascii="Consolas"/>
                          <w:color w:val="6F8090"/>
                          <w:spacing w:val="-118"/>
                        </w:rPr>
                        <w:t xml:space="preserve"> </w:t>
                      </w:r>
                      <w:r>
                        <w:rPr>
                          <w:rFonts w:ascii="Consolas"/>
                          <w:color w:val="0077AA"/>
                        </w:rPr>
                        <w:t>if</w:t>
                      </w:r>
                      <w:r>
                        <w:rPr>
                          <w:rFonts w:ascii="Consolas"/>
                          <w:color w:val="0077AA"/>
                          <w:spacing w:val="-1"/>
                        </w:rPr>
                        <w:t xml:space="preserve"> </w:t>
                      </w:r>
                      <w:r>
                        <w:rPr>
                          <w:rFonts w:ascii="Consolas"/>
                          <w:color w:val="999999"/>
                        </w:rPr>
                        <w:t>(</w:t>
                      </w:r>
                      <w:r>
                        <w:rPr>
                          <w:rFonts w:ascii="Consolas"/>
                        </w:rPr>
                        <w:t>output27State</w:t>
                      </w:r>
                      <w:r>
                        <w:rPr>
                          <w:rFonts w:ascii="Consolas"/>
                          <w:color w:val="9A6D39"/>
                        </w:rPr>
                        <w:t>==</w:t>
                      </w:r>
                      <w:r>
                        <w:rPr>
                          <w:rFonts w:ascii="Consolas"/>
                          <w:color w:val="669900"/>
                        </w:rPr>
                        <w:t>"off"</w:t>
                      </w:r>
                      <w:r>
                        <w:rPr>
                          <w:rFonts w:ascii="Consolas"/>
                          <w:color w:val="999999"/>
                        </w:rPr>
                        <w:t>) {</w:t>
                      </w:r>
                    </w:p>
                    <w:p w:rsidR="00660AD9" w:rsidRDefault="00660AD9">
                      <w:pPr>
                        <w:pStyle w:val="BodyText"/>
                        <w:spacing w:line="256" w:lineRule="exact"/>
                        <w:ind w:left="28"/>
                        <w:rPr>
                          <w:rFonts w:ascii="Consolas"/>
                        </w:rPr>
                      </w:pPr>
                      <w:proofErr w:type="spellStart"/>
                      <w:proofErr w:type="gramStart"/>
                      <w:r>
                        <w:rPr>
                          <w:rFonts w:ascii="Consolas"/>
                        </w:rPr>
                        <w:t>client</w:t>
                      </w:r>
                      <w:r>
                        <w:rPr>
                          <w:rFonts w:ascii="Consolas"/>
                          <w:color w:val="999999"/>
                        </w:rPr>
                        <w:t>.</w:t>
                      </w:r>
                      <w:r>
                        <w:rPr>
                          <w:rFonts w:ascii="Consolas"/>
                          <w:color w:val="DD4968"/>
                        </w:rPr>
                        <w:t>println</w:t>
                      </w:r>
                      <w:proofErr w:type="spellEnd"/>
                      <w:proofErr w:type="gramEnd"/>
                      <w:r>
                        <w:rPr>
                          <w:rFonts w:ascii="Consolas"/>
                          <w:color w:val="999999"/>
                        </w:rPr>
                        <w:t>(</w:t>
                      </w:r>
                      <w:r>
                        <w:rPr>
                          <w:rFonts w:ascii="Consolas"/>
                          <w:color w:val="669900"/>
                        </w:rPr>
                        <w:t>"&lt;p&gt;&lt;a</w:t>
                      </w:r>
                      <w:r>
                        <w:rPr>
                          <w:rFonts w:ascii="Consolas"/>
                          <w:color w:val="669900"/>
                          <w:spacing w:val="-15"/>
                        </w:rPr>
                        <w:t xml:space="preserve"> </w:t>
                      </w:r>
                      <w:proofErr w:type="spellStart"/>
                      <w:r>
                        <w:rPr>
                          <w:rFonts w:ascii="Consolas"/>
                          <w:color w:val="669900"/>
                        </w:rPr>
                        <w:t>href</w:t>
                      </w:r>
                      <w:proofErr w:type="spellEnd"/>
                      <w:r>
                        <w:rPr>
                          <w:rFonts w:ascii="Consolas"/>
                          <w:color w:val="669900"/>
                        </w:rPr>
                        <w:t>=\"/27/on\"&gt;&lt;</w:t>
                      </w:r>
                      <w:proofErr w:type="spellStart"/>
                      <w:r>
                        <w:rPr>
                          <w:rFonts w:ascii="Consolas"/>
                          <w:color w:val="669900"/>
                        </w:rPr>
                        <w:t>buttonclass</w:t>
                      </w:r>
                      <w:proofErr w:type="spellEnd"/>
                      <w:r>
                        <w:rPr>
                          <w:rFonts w:ascii="Consolas"/>
                          <w:color w:val="669900"/>
                        </w:rPr>
                        <w:t>=\"button\"&gt;ON&lt;/button&gt;&lt;/a&gt;&lt;/p&gt;"</w:t>
                      </w:r>
                      <w:r>
                        <w:rPr>
                          <w:rFonts w:ascii="Consolas"/>
                          <w:color w:val="999999"/>
                        </w:rPr>
                        <w:t>);</w:t>
                      </w:r>
                    </w:p>
                    <w:p w:rsidR="00660AD9" w:rsidRDefault="00660AD9">
                      <w:pPr>
                        <w:pStyle w:val="BodyText"/>
                        <w:spacing w:before="2" w:line="257" w:lineRule="exact"/>
                        <w:ind w:left="28"/>
                        <w:rPr>
                          <w:rFonts w:ascii="Consolas"/>
                        </w:rPr>
                      </w:pPr>
                      <w:r>
                        <w:rPr>
                          <w:rFonts w:ascii="Consolas"/>
                          <w:color w:val="999999"/>
                        </w:rPr>
                        <w:t>}</w:t>
                      </w:r>
                      <w:r>
                        <w:rPr>
                          <w:rFonts w:ascii="Consolas"/>
                          <w:color w:val="999999"/>
                          <w:spacing w:val="-1"/>
                        </w:rPr>
                        <w:t xml:space="preserve"> </w:t>
                      </w:r>
                      <w:r>
                        <w:rPr>
                          <w:rFonts w:ascii="Consolas"/>
                          <w:color w:val="0077AA"/>
                        </w:rPr>
                        <w:t xml:space="preserve">else </w:t>
                      </w:r>
                      <w:r>
                        <w:rPr>
                          <w:rFonts w:ascii="Consolas"/>
                          <w:color w:val="999999"/>
                        </w:rPr>
                        <w:t>{</w:t>
                      </w:r>
                    </w:p>
                    <w:p w:rsidR="00660AD9" w:rsidRDefault="00660AD9">
                      <w:pPr>
                        <w:pStyle w:val="BodyText"/>
                        <w:ind w:left="28" w:right="2683" w:firstLine="242"/>
                        <w:rPr>
                          <w:rFonts w:ascii="Consolas"/>
                        </w:rPr>
                      </w:pPr>
                      <w:proofErr w:type="spellStart"/>
                      <w:proofErr w:type="gramStart"/>
                      <w:r>
                        <w:rPr>
                          <w:rFonts w:ascii="Consolas"/>
                        </w:rPr>
                        <w:t>client</w:t>
                      </w:r>
                      <w:r>
                        <w:rPr>
                          <w:rFonts w:ascii="Consolas"/>
                          <w:color w:val="999999"/>
                        </w:rPr>
                        <w:t>.</w:t>
                      </w:r>
                      <w:r>
                        <w:rPr>
                          <w:rFonts w:ascii="Consolas"/>
                          <w:color w:val="DD4968"/>
                        </w:rPr>
                        <w:t>println</w:t>
                      </w:r>
                      <w:proofErr w:type="spellEnd"/>
                      <w:proofErr w:type="gramEnd"/>
                      <w:r>
                        <w:rPr>
                          <w:rFonts w:ascii="Consolas"/>
                          <w:color w:val="999999"/>
                        </w:rPr>
                        <w:t>(</w:t>
                      </w:r>
                      <w:r>
                        <w:rPr>
                          <w:rFonts w:ascii="Consolas"/>
                          <w:color w:val="669900"/>
                        </w:rPr>
                        <w:t xml:space="preserve">"&lt;p&gt;&lt;a </w:t>
                      </w:r>
                      <w:proofErr w:type="spellStart"/>
                      <w:r>
                        <w:rPr>
                          <w:rFonts w:ascii="Consolas"/>
                          <w:color w:val="669900"/>
                        </w:rPr>
                        <w:t>href</w:t>
                      </w:r>
                      <w:proofErr w:type="spellEnd"/>
                      <w:r>
                        <w:rPr>
                          <w:rFonts w:ascii="Consolas"/>
                          <w:color w:val="669900"/>
                        </w:rPr>
                        <w:t>=\"/27/off\"&gt;&lt;button class=\"button</w:t>
                      </w:r>
                      <w:r>
                        <w:rPr>
                          <w:rFonts w:ascii="Consolas"/>
                          <w:color w:val="669900"/>
                          <w:spacing w:val="-118"/>
                        </w:rPr>
                        <w:t xml:space="preserve"> </w:t>
                      </w:r>
                      <w:r>
                        <w:rPr>
                          <w:rFonts w:ascii="Consolas"/>
                          <w:color w:val="669900"/>
                        </w:rPr>
                        <w:t>button2\"&gt;OFF&lt;/button&gt;&lt;/a&gt;&lt;/p&gt;"</w:t>
                      </w:r>
                      <w:r>
                        <w:rPr>
                          <w:rFonts w:ascii="Consolas"/>
                          <w:color w:val="999999"/>
                        </w:rPr>
                        <w:t>);</w:t>
                      </w:r>
                    </w:p>
                    <w:p w:rsidR="00660AD9" w:rsidRDefault="00660AD9">
                      <w:pPr>
                        <w:pStyle w:val="BodyText"/>
                        <w:spacing w:line="257" w:lineRule="exact"/>
                        <w:ind w:left="28"/>
                        <w:rPr>
                          <w:rFonts w:ascii="Consolas"/>
                        </w:rPr>
                      </w:pPr>
                      <w:r>
                        <w:rPr>
                          <w:rFonts w:ascii="Consolas"/>
                          <w:color w:val="999999"/>
                        </w:rPr>
                        <w:t>}</w:t>
                      </w:r>
                    </w:p>
                    <w:p w:rsidR="00660AD9" w:rsidRDefault="00660AD9">
                      <w:pPr>
                        <w:pStyle w:val="BodyText"/>
                        <w:spacing w:line="257" w:lineRule="exact"/>
                        <w:ind w:left="28"/>
                        <w:rPr>
                          <w:rFonts w:ascii="Consolas"/>
                        </w:rPr>
                      </w:pPr>
                      <w:proofErr w:type="spellStart"/>
                      <w:proofErr w:type="gramStart"/>
                      <w:r>
                        <w:rPr>
                          <w:rFonts w:ascii="Consolas"/>
                        </w:rPr>
                        <w:t>client</w:t>
                      </w:r>
                      <w:r>
                        <w:rPr>
                          <w:rFonts w:ascii="Consolas"/>
                          <w:color w:val="999999"/>
                        </w:rPr>
                        <w:t>.</w:t>
                      </w:r>
                      <w:r>
                        <w:rPr>
                          <w:rFonts w:ascii="Consolas"/>
                          <w:color w:val="DD4968"/>
                        </w:rPr>
                        <w:t>println</w:t>
                      </w:r>
                      <w:proofErr w:type="spellEnd"/>
                      <w:proofErr w:type="gramEnd"/>
                      <w:r>
                        <w:rPr>
                          <w:rFonts w:ascii="Consolas"/>
                          <w:color w:val="999999"/>
                        </w:rPr>
                        <w:t>(</w:t>
                      </w:r>
                      <w:r>
                        <w:rPr>
                          <w:rFonts w:ascii="Consolas"/>
                          <w:color w:val="669900"/>
                        </w:rPr>
                        <w:t>"&lt;/body&gt;&lt;/html&gt;"</w:t>
                      </w:r>
                      <w:r>
                        <w:rPr>
                          <w:rFonts w:ascii="Consolas"/>
                          <w:color w:val="999999"/>
                        </w:rPr>
                        <w:t>);</w:t>
                      </w:r>
                    </w:p>
                  </w:txbxContent>
                </v:textbox>
                <w10:anchorlock/>
              </v:shape>
            </w:pict>
          </mc:Fallback>
        </mc:AlternateContent>
      </w:r>
    </w:p>
    <w:p w:rsidR="00DA6855" w:rsidRDefault="00DA6855">
      <w:pPr>
        <w:pStyle w:val="BodyText"/>
        <w:spacing w:before="3"/>
        <w:rPr>
          <w:sz w:val="17"/>
        </w:rPr>
      </w:pPr>
    </w:p>
    <w:p w:rsidR="00DA6855" w:rsidRDefault="00660AD9">
      <w:pPr>
        <w:pStyle w:val="BodyText"/>
        <w:spacing w:before="94"/>
        <w:ind w:left="213"/>
      </w:pPr>
      <w:r>
        <w:rPr>
          <w:color w:val="393939"/>
        </w:rPr>
        <w:t>Then,</w:t>
      </w:r>
      <w:r>
        <w:rPr>
          <w:color w:val="393939"/>
          <w:spacing w:val="-2"/>
        </w:rPr>
        <w:t xml:space="preserve"> </w:t>
      </w:r>
      <w:r>
        <w:rPr>
          <w:color w:val="393939"/>
        </w:rPr>
        <w:t>The</w:t>
      </w:r>
      <w:r>
        <w:rPr>
          <w:color w:val="393939"/>
          <w:spacing w:val="-3"/>
        </w:rPr>
        <w:t xml:space="preserve"> </w:t>
      </w:r>
      <w:r>
        <w:rPr>
          <w:color w:val="393939"/>
        </w:rPr>
        <w:t>HTTP</w:t>
      </w:r>
      <w:r>
        <w:rPr>
          <w:color w:val="393939"/>
          <w:spacing w:val="-3"/>
        </w:rPr>
        <w:t xml:space="preserve"> </w:t>
      </w:r>
      <w:r>
        <w:rPr>
          <w:color w:val="393939"/>
        </w:rPr>
        <w:t>response ends</w:t>
      </w:r>
      <w:r>
        <w:rPr>
          <w:color w:val="393939"/>
          <w:spacing w:val="-1"/>
        </w:rPr>
        <w:t xml:space="preserve"> </w:t>
      </w:r>
      <w:r>
        <w:rPr>
          <w:color w:val="393939"/>
        </w:rPr>
        <w:t>with</w:t>
      </w:r>
      <w:r>
        <w:rPr>
          <w:color w:val="393939"/>
          <w:spacing w:val="-1"/>
        </w:rPr>
        <w:t xml:space="preserve"> </w:t>
      </w:r>
      <w:r>
        <w:rPr>
          <w:color w:val="393939"/>
        </w:rPr>
        <w:t>another</w:t>
      </w:r>
      <w:r>
        <w:rPr>
          <w:color w:val="393939"/>
          <w:spacing w:val="-1"/>
        </w:rPr>
        <w:t xml:space="preserve"> </w:t>
      </w:r>
      <w:r>
        <w:rPr>
          <w:color w:val="393939"/>
        </w:rPr>
        <w:t>blank line</w:t>
      </w:r>
    </w:p>
    <w:p w:rsidR="00DA6855" w:rsidRDefault="00DA6855">
      <w:pPr>
        <w:sectPr w:rsidR="00DA6855">
          <w:headerReference w:type="default" r:id="rId30"/>
          <w:footerReference w:type="default" r:id="rId31"/>
          <w:pgSz w:w="11910" w:h="16840"/>
          <w:pgMar w:top="1420" w:right="260" w:bottom="1420" w:left="900" w:header="758" w:footer="1236" w:gutter="0"/>
          <w:cols w:space="720"/>
        </w:sectPr>
      </w:pPr>
    </w:p>
    <w:p w:rsidR="00DA6855" w:rsidRDefault="00AF5842">
      <w:pPr>
        <w:pStyle w:val="BodyText"/>
        <w:rPr>
          <w:sz w:val="20"/>
        </w:rPr>
      </w:pPr>
      <w:r>
        <w:rPr>
          <w:noProof/>
        </w:rPr>
        <w:lastRenderedPageBreak/>
        <mc:AlternateContent>
          <mc:Choice Requires="wpg">
            <w:drawing>
              <wp:anchor distT="0" distB="0" distL="114300" distR="114300" simplePos="0" relativeHeight="486797824" behindDoc="1" locked="0" layoutInCell="1" allowOverlap="1">
                <wp:simplePos x="0" y="0"/>
                <wp:positionH relativeFrom="page">
                  <wp:posOffset>636905</wp:posOffset>
                </wp:positionH>
                <wp:positionV relativeFrom="page">
                  <wp:posOffset>914400</wp:posOffset>
                </wp:positionV>
                <wp:extent cx="6677025" cy="8849995"/>
                <wp:effectExtent l="0" t="0" r="0" b="0"/>
                <wp:wrapNone/>
                <wp:docPr id="77"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8849995"/>
                          <a:chOff x="1003" y="1440"/>
                          <a:chExt cx="10515" cy="13937"/>
                        </a:xfrm>
                      </wpg:grpSpPr>
                      <wps:wsp>
                        <wps:cNvPr id="78" name="Rectangle 77"/>
                        <wps:cNvSpPr>
                          <a:spLocks noChangeArrowheads="1"/>
                        </wps:cNvSpPr>
                        <wps:spPr bwMode="auto">
                          <a:xfrm>
                            <a:off x="1411" y="15366"/>
                            <a:ext cx="9818"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Freeform 76"/>
                        <wps:cNvSpPr>
                          <a:spLocks/>
                        </wps:cNvSpPr>
                        <wps:spPr bwMode="auto">
                          <a:xfrm>
                            <a:off x="1003" y="1440"/>
                            <a:ext cx="10515" cy="13927"/>
                          </a:xfrm>
                          <a:custGeom>
                            <a:avLst/>
                            <a:gdLst>
                              <a:gd name="T0" fmla="+- 0 11518 1003"/>
                              <a:gd name="T1" fmla="*/ T0 w 10515"/>
                              <a:gd name="T2" fmla="+- 0 1440 1440"/>
                              <a:gd name="T3" fmla="*/ 1440 h 13927"/>
                              <a:gd name="T4" fmla="+- 0 11498 1003"/>
                              <a:gd name="T5" fmla="*/ T4 w 10515"/>
                              <a:gd name="T6" fmla="+- 0 1440 1440"/>
                              <a:gd name="T7" fmla="*/ 1440 h 13927"/>
                              <a:gd name="T8" fmla="+- 0 11498 1003"/>
                              <a:gd name="T9" fmla="*/ T8 w 10515"/>
                              <a:gd name="T10" fmla="+- 0 1459 1440"/>
                              <a:gd name="T11" fmla="*/ 1459 h 13927"/>
                              <a:gd name="T12" fmla="+- 0 11498 1003"/>
                              <a:gd name="T13" fmla="*/ T12 w 10515"/>
                              <a:gd name="T14" fmla="+- 0 1560 1440"/>
                              <a:gd name="T15" fmla="*/ 1560 h 13927"/>
                              <a:gd name="T16" fmla="+- 0 11498 1003"/>
                              <a:gd name="T17" fmla="*/ T16 w 10515"/>
                              <a:gd name="T18" fmla="+- 0 15348 1440"/>
                              <a:gd name="T19" fmla="*/ 15348 h 13927"/>
                              <a:gd name="T20" fmla="+- 0 1022 1003"/>
                              <a:gd name="T21" fmla="*/ T20 w 10515"/>
                              <a:gd name="T22" fmla="+- 0 15348 1440"/>
                              <a:gd name="T23" fmla="*/ 15348 h 13927"/>
                              <a:gd name="T24" fmla="+- 0 1022 1003"/>
                              <a:gd name="T25" fmla="*/ T24 w 10515"/>
                              <a:gd name="T26" fmla="+- 0 1560 1440"/>
                              <a:gd name="T27" fmla="*/ 1560 h 13927"/>
                              <a:gd name="T28" fmla="+- 0 1022 1003"/>
                              <a:gd name="T29" fmla="*/ T28 w 10515"/>
                              <a:gd name="T30" fmla="+- 0 1459 1440"/>
                              <a:gd name="T31" fmla="*/ 1459 h 13927"/>
                              <a:gd name="T32" fmla="+- 0 11498 1003"/>
                              <a:gd name="T33" fmla="*/ T32 w 10515"/>
                              <a:gd name="T34" fmla="+- 0 1459 1440"/>
                              <a:gd name="T35" fmla="*/ 1459 h 13927"/>
                              <a:gd name="T36" fmla="+- 0 11498 1003"/>
                              <a:gd name="T37" fmla="*/ T36 w 10515"/>
                              <a:gd name="T38" fmla="+- 0 1440 1440"/>
                              <a:gd name="T39" fmla="*/ 1440 h 13927"/>
                              <a:gd name="T40" fmla="+- 0 1022 1003"/>
                              <a:gd name="T41" fmla="*/ T40 w 10515"/>
                              <a:gd name="T42" fmla="+- 0 1440 1440"/>
                              <a:gd name="T43" fmla="*/ 1440 h 13927"/>
                              <a:gd name="T44" fmla="+- 0 1003 1003"/>
                              <a:gd name="T45" fmla="*/ T44 w 10515"/>
                              <a:gd name="T46" fmla="+- 0 1440 1440"/>
                              <a:gd name="T47" fmla="*/ 1440 h 13927"/>
                              <a:gd name="T48" fmla="+- 0 1003 1003"/>
                              <a:gd name="T49" fmla="*/ T48 w 10515"/>
                              <a:gd name="T50" fmla="+- 0 15367 1440"/>
                              <a:gd name="T51" fmla="*/ 15367 h 13927"/>
                              <a:gd name="T52" fmla="+- 0 1022 1003"/>
                              <a:gd name="T53" fmla="*/ T52 w 10515"/>
                              <a:gd name="T54" fmla="+- 0 15367 1440"/>
                              <a:gd name="T55" fmla="*/ 15367 h 13927"/>
                              <a:gd name="T56" fmla="+- 0 11498 1003"/>
                              <a:gd name="T57" fmla="*/ T56 w 10515"/>
                              <a:gd name="T58" fmla="+- 0 15367 1440"/>
                              <a:gd name="T59" fmla="*/ 15367 h 13927"/>
                              <a:gd name="T60" fmla="+- 0 11518 1003"/>
                              <a:gd name="T61" fmla="*/ T60 w 10515"/>
                              <a:gd name="T62" fmla="+- 0 15367 1440"/>
                              <a:gd name="T63" fmla="*/ 15367 h 13927"/>
                              <a:gd name="T64" fmla="+- 0 11518 1003"/>
                              <a:gd name="T65" fmla="*/ T64 w 10515"/>
                              <a:gd name="T66" fmla="+- 0 15348 1440"/>
                              <a:gd name="T67" fmla="*/ 15348 h 13927"/>
                              <a:gd name="T68" fmla="+- 0 11518 1003"/>
                              <a:gd name="T69" fmla="*/ T68 w 10515"/>
                              <a:gd name="T70" fmla="+- 0 1560 1440"/>
                              <a:gd name="T71" fmla="*/ 1560 h 13927"/>
                              <a:gd name="T72" fmla="+- 0 11518 1003"/>
                              <a:gd name="T73" fmla="*/ T72 w 10515"/>
                              <a:gd name="T74" fmla="+- 0 1459 1440"/>
                              <a:gd name="T75" fmla="*/ 1459 h 13927"/>
                              <a:gd name="T76" fmla="+- 0 11518 1003"/>
                              <a:gd name="T77" fmla="*/ T76 w 10515"/>
                              <a:gd name="T78" fmla="+- 0 1440 1440"/>
                              <a:gd name="T79" fmla="*/ 1440 h 139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5" h="13927">
                                <a:moveTo>
                                  <a:pt x="10515" y="0"/>
                                </a:moveTo>
                                <a:lnTo>
                                  <a:pt x="10495" y="0"/>
                                </a:lnTo>
                                <a:lnTo>
                                  <a:pt x="10495" y="19"/>
                                </a:lnTo>
                                <a:lnTo>
                                  <a:pt x="10495" y="120"/>
                                </a:lnTo>
                                <a:lnTo>
                                  <a:pt x="10495" y="13908"/>
                                </a:lnTo>
                                <a:lnTo>
                                  <a:pt x="19" y="13908"/>
                                </a:lnTo>
                                <a:lnTo>
                                  <a:pt x="19" y="120"/>
                                </a:lnTo>
                                <a:lnTo>
                                  <a:pt x="19" y="19"/>
                                </a:lnTo>
                                <a:lnTo>
                                  <a:pt x="10495" y="19"/>
                                </a:lnTo>
                                <a:lnTo>
                                  <a:pt x="10495" y="0"/>
                                </a:lnTo>
                                <a:lnTo>
                                  <a:pt x="19" y="0"/>
                                </a:lnTo>
                                <a:lnTo>
                                  <a:pt x="0" y="0"/>
                                </a:lnTo>
                                <a:lnTo>
                                  <a:pt x="0" y="13927"/>
                                </a:lnTo>
                                <a:lnTo>
                                  <a:pt x="19" y="13927"/>
                                </a:lnTo>
                                <a:lnTo>
                                  <a:pt x="10495" y="13927"/>
                                </a:lnTo>
                                <a:lnTo>
                                  <a:pt x="10515" y="13927"/>
                                </a:lnTo>
                                <a:lnTo>
                                  <a:pt x="10515" y="13908"/>
                                </a:lnTo>
                                <a:lnTo>
                                  <a:pt x="10515" y="120"/>
                                </a:lnTo>
                                <a:lnTo>
                                  <a:pt x="10515" y="19"/>
                                </a:lnTo>
                                <a:lnTo>
                                  <a:pt x="105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0" name="Picture 75" descr="https://i0.wp.com/randomnerdtutorials.com/wp-content/uploads/2018/07/windows-select-board.png?resize=614%2C520&amp;ssl=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124" y="8260"/>
                            <a:ext cx="6270" cy="52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29CD091" id="Group 74" o:spid="_x0000_s1026" style="position:absolute;margin-left:50.15pt;margin-top:1in;width:525.75pt;height:696.85pt;z-index:-16518656;mso-position-horizontal-relative:page;mso-position-vertical-relative:page" coordorigin="1003,1440" coordsize="10515,13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">
                <v:rect id="Rectangle 77" o:spid="_x0000_s1027" style="position:absolute;left:1411;top:15366;width:981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" fillcolor="#d9d9d9" stroked="f"/>
                <v:shape id="Freeform 76" o:spid="_x0000_s1028" style="position:absolute;left:1003;top:1440;width:10515;height:13927;visibility:visible;mso-wrap-style:square;v-text-anchor:top" coordsize="10515,13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" path="m10515,r-20,l10495,19r,101l10495,13908r-10476,l19,120,19,19r10476,l10495,,19,,,,,13927r19,l10495,13927r20,l10515,13908r,-13788l10515,19r,-19xe" fillcolor="black" stroked="f">
                  <v:path arrowok="t" o:connecttype="custom" o:connectlocs="10515,1440;10495,1440;10495,1459;10495,1560;10495,15348;19,15348;19,1560;19,1459;10495,1459;10495,1440;19,1440;0,1440;0,15367;19,15367;10495,15367;10515,15367;10515,15348;10515,1560;10515,1459;10515,1440" o:connectangles="0,0,0,0,0,0,0,0,0,0,0,0,0,0,0,0,0,0,0,0"/>
                </v:shape>
                <v:shape id="Picture 75" o:spid="_x0000_s1029" type="#_x0000_t75" alt="https://i0.wp.com/randomnerdtutorials.com/wp-content/uploads/2018/07/windows-select-board.png?resize=614%2C520&amp;ssl=1" style="position:absolute;left:3124;top:8260;width:6270;height:5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">
                  <v:imagedata r:id="rId33" o:title="windows-select-board"/>
                </v:shape>
                <w10:wrap anchorx="page" anchory="page"/>
              </v:group>
            </w:pict>
          </mc:Fallback>
        </mc:AlternateContent>
      </w:r>
    </w:p>
    <w:p w:rsidR="00DA6855" w:rsidRDefault="00DA6855">
      <w:pPr>
        <w:pStyle w:val="BodyText"/>
        <w:spacing w:before="6"/>
        <w:rPr>
          <w:sz w:val="19"/>
        </w:rPr>
      </w:pPr>
    </w:p>
    <w:p w:rsidR="00DA6855" w:rsidRDefault="00660AD9">
      <w:pPr>
        <w:pStyle w:val="Heading3"/>
        <w:numPr>
          <w:ilvl w:val="0"/>
          <w:numId w:val="10"/>
        </w:numPr>
        <w:tabs>
          <w:tab w:val="left" w:pos="411"/>
        </w:tabs>
        <w:spacing w:before="93"/>
        <w:ind w:left="410" w:hanging="198"/>
        <w:rPr>
          <w:color w:val="393939"/>
          <w:sz w:val="20"/>
        </w:rPr>
      </w:pPr>
      <w:r>
        <w:rPr>
          <w:color w:val="393939"/>
        </w:rPr>
        <w:t>Closing</w:t>
      </w:r>
      <w:r>
        <w:rPr>
          <w:color w:val="393939"/>
          <w:spacing w:val="-4"/>
        </w:rPr>
        <w:t xml:space="preserve"> </w:t>
      </w:r>
      <w:r>
        <w:rPr>
          <w:color w:val="393939"/>
        </w:rPr>
        <w:t>the</w:t>
      </w:r>
      <w:r>
        <w:rPr>
          <w:color w:val="393939"/>
          <w:spacing w:val="-4"/>
        </w:rPr>
        <w:t xml:space="preserve"> </w:t>
      </w:r>
      <w:r>
        <w:rPr>
          <w:color w:val="393939"/>
        </w:rPr>
        <w:t>Connection</w:t>
      </w:r>
    </w:p>
    <w:p w:rsidR="00DA6855" w:rsidRDefault="00660AD9">
      <w:pPr>
        <w:pStyle w:val="BodyText"/>
        <w:spacing w:before="158"/>
        <w:ind w:left="213" w:right="239"/>
      </w:pPr>
      <w:r>
        <w:rPr>
          <w:color w:val="393939"/>
          <w:spacing w:val="-1"/>
        </w:rPr>
        <w:t>Finally,</w:t>
      </w:r>
      <w:r>
        <w:rPr>
          <w:color w:val="393939"/>
          <w:spacing w:val="2"/>
        </w:rPr>
        <w:t xml:space="preserve"> </w:t>
      </w:r>
      <w:r>
        <w:rPr>
          <w:color w:val="393939"/>
          <w:spacing w:val="-1"/>
        </w:rPr>
        <w:t>when</w:t>
      </w:r>
      <w:r>
        <w:rPr>
          <w:color w:val="393939"/>
        </w:rPr>
        <w:t xml:space="preserve"> </w:t>
      </w:r>
      <w:r>
        <w:rPr>
          <w:color w:val="393939"/>
          <w:spacing w:val="-1"/>
        </w:rPr>
        <w:t>the</w:t>
      </w:r>
      <w:r>
        <w:rPr>
          <w:color w:val="393939"/>
        </w:rPr>
        <w:t xml:space="preserve"> </w:t>
      </w:r>
      <w:r>
        <w:rPr>
          <w:color w:val="393939"/>
          <w:spacing w:val="-1"/>
        </w:rPr>
        <w:t>response</w:t>
      </w:r>
      <w:r>
        <w:rPr>
          <w:color w:val="393939"/>
        </w:rPr>
        <w:t xml:space="preserve"> </w:t>
      </w:r>
      <w:r>
        <w:rPr>
          <w:color w:val="393939"/>
          <w:spacing w:val="-1"/>
        </w:rPr>
        <w:t>ends,</w:t>
      </w:r>
      <w:r>
        <w:rPr>
          <w:color w:val="393939"/>
        </w:rPr>
        <w:t xml:space="preserve"> we clear</w:t>
      </w:r>
      <w:r>
        <w:rPr>
          <w:color w:val="393939"/>
          <w:spacing w:val="-1"/>
        </w:rPr>
        <w:t xml:space="preserve"> </w:t>
      </w:r>
      <w:r>
        <w:rPr>
          <w:color w:val="393939"/>
        </w:rPr>
        <w:t>the</w:t>
      </w:r>
      <w:r>
        <w:rPr>
          <w:color w:val="393939"/>
          <w:spacing w:val="2"/>
        </w:rPr>
        <w:t xml:space="preserve"> </w:t>
      </w:r>
      <w:r>
        <w:rPr>
          <w:rFonts w:ascii="Courier New"/>
          <w:color w:val="393939"/>
          <w:shd w:val="clear" w:color="auto" w:fill="EBEBEB"/>
        </w:rPr>
        <w:t>header</w:t>
      </w:r>
      <w:r>
        <w:rPr>
          <w:rFonts w:ascii="Courier New"/>
          <w:color w:val="393939"/>
          <w:spacing w:val="-71"/>
        </w:rPr>
        <w:t xml:space="preserve"> </w:t>
      </w:r>
      <w:r>
        <w:rPr>
          <w:color w:val="393939"/>
        </w:rPr>
        <w:t>variable,</w:t>
      </w:r>
      <w:r>
        <w:rPr>
          <w:color w:val="393939"/>
          <w:spacing w:val="2"/>
        </w:rPr>
        <w:t xml:space="preserve"> </w:t>
      </w:r>
      <w:r>
        <w:rPr>
          <w:color w:val="393939"/>
        </w:rPr>
        <w:t>and stop</w:t>
      </w:r>
      <w:r>
        <w:rPr>
          <w:color w:val="393939"/>
          <w:spacing w:val="-2"/>
        </w:rPr>
        <w:t xml:space="preserve"> </w:t>
      </w:r>
      <w:r>
        <w:rPr>
          <w:color w:val="393939"/>
        </w:rPr>
        <w:t>the connection</w:t>
      </w:r>
      <w:r>
        <w:rPr>
          <w:color w:val="393939"/>
          <w:spacing w:val="-2"/>
        </w:rPr>
        <w:t xml:space="preserve"> </w:t>
      </w:r>
      <w:r>
        <w:rPr>
          <w:color w:val="393939"/>
        </w:rPr>
        <w:t>with</w:t>
      </w:r>
      <w:r>
        <w:rPr>
          <w:color w:val="393939"/>
          <w:spacing w:val="1"/>
        </w:rPr>
        <w:t xml:space="preserve"> </w:t>
      </w:r>
      <w:r>
        <w:rPr>
          <w:color w:val="393939"/>
        </w:rPr>
        <w:t>the client</w:t>
      </w:r>
      <w:r>
        <w:rPr>
          <w:color w:val="393939"/>
          <w:spacing w:val="-58"/>
        </w:rPr>
        <w:t xml:space="preserve"> </w:t>
      </w:r>
      <w:r>
        <w:rPr>
          <w:color w:val="393939"/>
        </w:rPr>
        <w:t xml:space="preserve">with </w:t>
      </w:r>
      <w:proofErr w:type="spellStart"/>
      <w:proofErr w:type="gramStart"/>
      <w:r>
        <w:rPr>
          <w:rFonts w:ascii="Courier New"/>
          <w:color w:val="393939"/>
          <w:shd w:val="clear" w:color="auto" w:fill="EBEBEB"/>
        </w:rPr>
        <w:t>client.stop</w:t>
      </w:r>
      <w:proofErr w:type="spellEnd"/>
      <w:proofErr w:type="gramEnd"/>
      <w:r>
        <w:rPr>
          <w:rFonts w:ascii="Courier New"/>
          <w:color w:val="393939"/>
          <w:shd w:val="clear" w:color="auto" w:fill="EBEBEB"/>
        </w:rPr>
        <w:t>()</w:t>
      </w:r>
      <w:r>
        <w:rPr>
          <w:color w:val="393939"/>
        </w:rPr>
        <w:t>.</w:t>
      </w:r>
    </w:p>
    <w:p w:rsidR="00DA6855" w:rsidRDefault="00AF5842">
      <w:pPr>
        <w:pStyle w:val="BodyText"/>
        <w:spacing w:before="4"/>
        <w:rPr>
          <w:sz w:val="19"/>
        </w:rPr>
      </w:pPr>
      <w:r>
        <w:rPr>
          <w:noProof/>
        </w:rPr>
        <mc:AlternateContent>
          <mc:Choice Requires="wps">
            <w:drawing>
              <wp:anchor distT="0" distB="0" distL="0" distR="0" simplePos="0" relativeHeight="487605760" behindDoc="1" locked="0" layoutInCell="1" allowOverlap="1">
                <wp:simplePos x="0" y="0"/>
                <wp:positionH relativeFrom="page">
                  <wp:posOffset>688975</wp:posOffset>
                </wp:positionH>
                <wp:positionV relativeFrom="paragraph">
                  <wp:posOffset>156845</wp:posOffset>
                </wp:positionV>
                <wp:extent cx="6573520" cy="1369060"/>
                <wp:effectExtent l="0" t="0" r="0" b="0"/>
                <wp:wrapTopAndBottom/>
                <wp:docPr id="76"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1369060"/>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ind w:left="410" w:right="6764" w:hanging="383"/>
                              <w:rPr>
                                <w:rFonts w:ascii="Consolas"/>
                                <w:sz w:val="23"/>
                              </w:rPr>
                            </w:pPr>
                            <w:r>
                              <w:rPr>
                                <w:rFonts w:ascii="Consolas"/>
                                <w:color w:val="6F8090"/>
                                <w:sz w:val="23"/>
                              </w:rPr>
                              <w:t>// Clear the header variable</w:t>
                            </w:r>
                            <w:r>
                              <w:rPr>
                                <w:rFonts w:ascii="Consolas"/>
                                <w:color w:val="6F8090"/>
                                <w:spacing w:val="-124"/>
                                <w:sz w:val="23"/>
                              </w:rPr>
                              <w:t xml:space="preserve"> </w:t>
                            </w:r>
                            <w:r>
                              <w:rPr>
                                <w:rFonts w:ascii="Consolas"/>
                                <w:sz w:val="23"/>
                              </w:rPr>
                              <w:t xml:space="preserve">header </w:t>
                            </w:r>
                            <w:r>
                              <w:rPr>
                                <w:rFonts w:ascii="Consolas"/>
                                <w:color w:val="9A6D39"/>
                                <w:sz w:val="23"/>
                              </w:rPr>
                              <w:t>=</w:t>
                            </w:r>
                            <w:r>
                              <w:rPr>
                                <w:rFonts w:ascii="Consolas"/>
                                <w:color w:val="9A6D39"/>
                                <w:spacing w:val="-2"/>
                                <w:sz w:val="23"/>
                              </w:rPr>
                              <w:t xml:space="preserve"> </w:t>
                            </w:r>
                            <w:r>
                              <w:rPr>
                                <w:rFonts w:ascii="Consolas"/>
                                <w:color w:val="669900"/>
                                <w:sz w:val="23"/>
                              </w:rPr>
                              <w:t>""</w:t>
                            </w:r>
                            <w:r>
                              <w:rPr>
                                <w:rFonts w:ascii="Consolas"/>
                                <w:color w:val="999999"/>
                                <w:sz w:val="23"/>
                              </w:rPr>
                              <w:t>;</w:t>
                            </w:r>
                          </w:p>
                          <w:p w:rsidR="00660AD9" w:rsidRDefault="00660AD9">
                            <w:pPr>
                              <w:ind w:left="410" w:right="7396" w:hanging="383"/>
                              <w:rPr>
                                <w:rFonts w:ascii="Consolas"/>
                                <w:sz w:val="23"/>
                              </w:rPr>
                            </w:pPr>
                            <w:r>
                              <w:rPr>
                                <w:rFonts w:ascii="Consolas"/>
                                <w:color w:val="6F8090"/>
                                <w:sz w:val="23"/>
                              </w:rPr>
                              <w:t>// Close the connection</w:t>
                            </w:r>
                            <w:r>
                              <w:rPr>
                                <w:rFonts w:ascii="Consolas"/>
                                <w:color w:val="6F8090"/>
                                <w:spacing w:val="-124"/>
                                <w:sz w:val="23"/>
                              </w:rPr>
                              <w:t xml:space="preserve"> </w:t>
                            </w:r>
                            <w:proofErr w:type="spellStart"/>
                            <w:proofErr w:type="gramStart"/>
                            <w:r>
                              <w:rPr>
                                <w:rFonts w:ascii="Consolas"/>
                                <w:sz w:val="23"/>
                              </w:rPr>
                              <w:t>client</w:t>
                            </w:r>
                            <w:r>
                              <w:rPr>
                                <w:rFonts w:ascii="Consolas"/>
                                <w:color w:val="999999"/>
                                <w:sz w:val="23"/>
                              </w:rPr>
                              <w:t>.</w:t>
                            </w:r>
                            <w:r>
                              <w:rPr>
                                <w:rFonts w:ascii="Consolas"/>
                                <w:color w:val="DD4968"/>
                                <w:sz w:val="23"/>
                              </w:rPr>
                              <w:t>stop</w:t>
                            </w:r>
                            <w:proofErr w:type="spellEnd"/>
                            <w:proofErr w:type="gramEnd"/>
                            <w:r>
                              <w:rPr>
                                <w:rFonts w:ascii="Consolas"/>
                                <w:color w:val="999999"/>
                                <w:sz w:val="23"/>
                              </w:rPr>
                              <w:t>();</w:t>
                            </w:r>
                          </w:p>
                          <w:p w:rsidR="00660AD9" w:rsidRDefault="00660AD9">
                            <w:pPr>
                              <w:ind w:left="410" w:right="4990"/>
                              <w:rPr>
                                <w:rFonts w:ascii="Consolas"/>
                                <w:sz w:val="23"/>
                              </w:rPr>
                            </w:pPr>
                            <w:proofErr w:type="spellStart"/>
                            <w:r>
                              <w:rPr>
                                <w:rFonts w:ascii="Consolas"/>
                                <w:sz w:val="23"/>
                              </w:rPr>
                              <w:t>Serial</w:t>
                            </w:r>
                            <w:r>
                              <w:rPr>
                                <w:rFonts w:ascii="Consolas"/>
                                <w:color w:val="999999"/>
                                <w:sz w:val="23"/>
                              </w:rPr>
                              <w:t>.</w:t>
                            </w:r>
                            <w:r>
                              <w:rPr>
                                <w:rFonts w:ascii="Consolas"/>
                                <w:color w:val="DD4968"/>
                                <w:sz w:val="23"/>
                              </w:rPr>
                              <w:t>println</w:t>
                            </w:r>
                            <w:proofErr w:type="spellEnd"/>
                            <w:r>
                              <w:rPr>
                                <w:rFonts w:ascii="Consolas"/>
                                <w:color w:val="999999"/>
                                <w:sz w:val="23"/>
                              </w:rPr>
                              <w:t>(</w:t>
                            </w:r>
                            <w:r>
                              <w:rPr>
                                <w:rFonts w:ascii="Consolas"/>
                                <w:color w:val="669900"/>
                                <w:sz w:val="23"/>
                              </w:rPr>
                              <w:t>"Client disconnected."</w:t>
                            </w:r>
                            <w:r>
                              <w:rPr>
                                <w:rFonts w:ascii="Consolas"/>
                                <w:color w:val="999999"/>
                                <w:sz w:val="23"/>
                              </w:rPr>
                              <w:t>);</w:t>
                            </w:r>
                            <w:r>
                              <w:rPr>
                                <w:rFonts w:ascii="Consolas"/>
                                <w:color w:val="999999"/>
                                <w:spacing w:val="-124"/>
                                <w:sz w:val="23"/>
                              </w:rPr>
                              <w:t xml:space="preserve"> </w:t>
                            </w:r>
                            <w:proofErr w:type="spellStart"/>
                            <w:r>
                              <w:rPr>
                                <w:rFonts w:ascii="Consolas"/>
                                <w:sz w:val="23"/>
                              </w:rPr>
                              <w:t>Serial</w:t>
                            </w:r>
                            <w:r>
                              <w:rPr>
                                <w:rFonts w:ascii="Consolas"/>
                                <w:color w:val="999999"/>
                                <w:sz w:val="23"/>
                              </w:rPr>
                              <w:t>.</w:t>
                            </w:r>
                            <w:r>
                              <w:rPr>
                                <w:rFonts w:ascii="Consolas"/>
                                <w:color w:val="DD4968"/>
                                <w:sz w:val="23"/>
                              </w:rPr>
                              <w:t>println</w:t>
                            </w:r>
                            <w:proofErr w:type="spellEnd"/>
                            <w:r>
                              <w:rPr>
                                <w:rFonts w:ascii="Consolas"/>
                                <w:color w:val="999999"/>
                                <w:sz w:val="23"/>
                              </w:rPr>
                              <w:t>(</w:t>
                            </w:r>
                            <w:r>
                              <w:rPr>
                                <w:rFonts w:ascii="Consolas"/>
                                <w:color w:val="669900"/>
                                <w:sz w:val="23"/>
                              </w:rPr>
                              <w:t>""</w:t>
                            </w:r>
                            <w:r>
                              <w:rPr>
                                <w:rFonts w:ascii="Consolas"/>
                                <w:color w:val="999999"/>
                                <w:sz w:val="23"/>
                              </w:rPr>
                              <w:t>);</w:t>
                            </w:r>
                          </w:p>
                          <w:p w:rsidR="00660AD9" w:rsidRDefault="00660AD9">
                            <w:pPr>
                              <w:spacing w:line="268" w:lineRule="exact"/>
                              <w:ind w:left="283"/>
                              <w:rPr>
                                <w:rFonts w:ascii="Consolas"/>
                                <w:sz w:val="23"/>
                              </w:rPr>
                            </w:pPr>
                            <w:r>
                              <w:rPr>
                                <w:rFonts w:ascii="Consolas"/>
                                <w:color w:val="999999"/>
                                <w:sz w:val="23"/>
                              </w:rPr>
                              <w:t>}</w:t>
                            </w:r>
                          </w:p>
                          <w:p w:rsidR="00660AD9" w:rsidRDefault="00660AD9">
                            <w:pPr>
                              <w:ind w:left="28"/>
                              <w:rPr>
                                <w:rFonts w:ascii="Consolas"/>
                                <w:sz w:val="23"/>
                              </w:rPr>
                            </w:pPr>
                            <w:r>
                              <w:rPr>
                                <w:rFonts w:ascii="Consolas"/>
                                <w:color w:val="999999"/>
                                <w:sz w:val="2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57" type="#_x0000_t202" style="position:absolute;margin-left:54.25pt;margin-top:12.35pt;width:517.6pt;height:107.8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" fillcolor="#f5f1ef" stroked="f">
                <v:textbox inset="0,0,0,0">
                  <w:txbxContent>
                    <w:p w:rsidR="00660AD9" w:rsidRDefault="00660AD9">
                      <w:pPr>
                        <w:ind w:left="410" w:right="6764" w:hanging="383"/>
                        <w:rPr>
                          <w:rFonts w:ascii="Consolas"/>
                          <w:sz w:val="23"/>
                        </w:rPr>
                      </w:pPr>
                      <w:r>
                        <w:rPr>
                          <w:rFonts w:ascii="Consolas"/>
                          <w:color w:val="6F8090"/>
                          <w:sz w:val="23"/>
                        </w:rPr>
                        <w:t>// Clear the header variable</w:t>
                      </w:r>
                      <w:r>
                        <w:rPr>
                          <w:rFonts w:ascii="Consolas"/>
                          <w:color w:val="6F8090"/>
                          <w:spacing w:val="-124"/>
                          <w:sz w:val="23"/>
                        </w:rPr>
                        <w:t xml:space="preserve"> </w:t>
                      </w:r>
                      <w:r>
                        <w:rPr>
                          <w:rFonts w:ascii="Consolas"/>
                          <w:sz w:val="23"/>
                        </w:rPr>
                        <w:t xml:space="preserve">header </w:t>
                      </w:r>
                      <w:r>
                        <w:rPr>
                          <w:rFonts w:ascii="Consolas"/>
                          <w:color w:val="9A6D39"/>
                          <w:sz w:val="23"/>
                        </w:rPr>
                        <w:t>=</w:t>
                      </w:r>
                      <w:r>
                        <w:rPr>
                          <w:rFonts w:ascii="Consolas"/>
                          <w:color w:val="9A6D39"/>
                          <w:spacing w:val="-2"/>
                          <w:sz w:val="23"/>
                        </w:rPr>
                        <w:t xml:space="preserve"> </w:t>
                      </w:r>
                      <w:r>
                        <w:rPr>
                          <w:rFonts w:ascii="Consolas"/>
                          <w:color w:val="669900"/>
                          <w:sz w:val="23"/>
                        </w:rPr>
                        <w:t>""</w:t>
                      </w:r>
                      <w:r>
                        <w:rPr>
                          <w:rFonts w:ascii="Consolas"/>
                          <w:color w:val="999999"/>
                          <w:sz w:val="23"/>
                        </w:rPr>
                        <w:t>;</w:t>
                      </w:r>
                    </w:p>
                    <w:p w:rsidR="00660AD9" w:rsidRDefault="00660AD9">
                      <w:pPr>
                        <w:ind w:left="410" w:right="7396" w:hanging="383"/>
                        <w:rPr>
                          <w:rFonts w:ascii="Consolas"/>
                          <w:sz w:val="23"/>
                        </w:rPr>
                      </w:pPr>
                      <w:r>
                        <w:rPr>
                          <w:rFonts w:ascii="Consolas"/>
                          <w:color w:val="6F8090"/>
                          <w:sz w:val="23"/>
                        </w:rPr>
                        <w:t>// Close the connection</w:t>
                      </w:r>
                      <w:r>
                        <w:rPr>
                          <w:rFonts w:ascii="Consolas"/>
                          <w:color w:val="6F8090"/>
                          <w:spacing w:val="-124"/>
                          <w:sz w:val="23"/>
                        </w:rPr>
                        <w:t xml:space="preserve"> </w:t>
                      </w:r>
                      <w:proofErr w:type="spellStart"/>
                      <w:proofErr w:type="gramStart"/>
                      <w:r>
                        <w:rPr>
                          <w:rFonts w:ascii="Consolas"/>
                          <w:sz w:val="23"/>
                        </w:rPr>
                        <w:t>client</w:t>
                      </w:r>
                      <w:r>
                        <w:rPr>
                          <w:rFonts w:ascii="Consolas"/>
                          <w:color w:val="999999"/>
                          <w:sz w:val="23"/>
                        </w:rPr>
                        <w:t>.</w:t>
                      </w:r>
                      <w:r>
                        <w:rPr>
                          <w:rFonts w:ascii="Consolas"/>
                          <w:color w:val="DD4968"/>
                          <w:sz w:val="23"/>
                        </w:rPr>
                        <w:t>stop</w:t>
                      </w:r>
                      <w:proofErr w:type="spellEnd"/>
                      <w:proofErr w:type="gramEnd"/>
                      <w:r>
                        <w:rPr>
                          <w:rFonts w:ascii="Consolas"/>
                          <w:color w:val="999999"/>
                          <w:sz w:val="23"/>
                        </w:rPr>
                        <w:t>();</w:t>
                      </w:r>
                    </w:p>
                    <w:p w:rsidR="00660AD9" w:rsidRDefault="00660AD9">
                      <w:pPr>
                        <w:ind w:left="410" w:right="4990"/>
                        <w:rPr>
                          <w:rFonts w:ascii="Consolas"/>
                          <w:sz w:val="23"/>
                        </w:rPr>
                      </w:pPr>
                      <w:proofErr w:type="spellStart"/>
                      <w:r>
                        <w:rPr>
                          <w:rFonts w:ascii="Consolas"/>
                          <w:sz w:val="23"/>
                        </w:rPr>
                        <w:t>Serial</w:t>
                      </w:r>
                      <w:r>
                        <w:rPr>
                          <w:rFonts w:ascii="Consolas"/>
                          <w:color w:val="999999"/>
                          <w:sz w:val="23"/>
                        </w:rPr>
                        <w:t>.</w:t>
                      </w:r>
                      <w:r>
                        <w:rPr>
                          <w:rFonts w:ascii="Consolas"/>
                          <w:color w:val="DD4968"/>
                          <w:sz w:val="23"/>
                        </w:rPr>
                        <w:t>println</w:t>
                      </w:r>
                      <w:proofErr w:type="spellEnd"/>
                      <w:r>
                        <w:rPr>
                          <w:rFonts w:ascii="Consolas"/>
                          <w:color w:val="999999"/>
                          <w:sz w:val="23"/>
                        </w:rPr>
                        <w:t>(</w:t>
                      </w:r>
                      <w:r>
                        <w:rPr>
                          <w:rFonts w:ascii="Consolas"/>
                          <w:color w:val="669900"/>
                          <w:sz w:val="23"/>
                        </w:rPr>
                        <w:t>"Client disconnected."</w:t>
                      </w:r>
                      <w:r>
                        <w:rPr>
                          <w:rFonts w:ascii="Consolas"/>
                          <w:color w:val="999999"/>
                          <w:sz w:val="23"/>
                        </w:rPr>
                        <w:t>);</w:t>
                      </w:r>
                      <w:r>
                        <w:rPr>
                          <w:rFonts w:ascii="Consolas"/>
                          <w:color w:val="999999"/>
                          <w:spacing w:val="-124"/>
                          <w:sz w:val="23"/>
                        </w:rPr>
                        <w:t xml:space="preserve"> </w:t>
                      </w:r>
                      <w:proofErr w:type="spellStart"/>
                      <w:r>
                        <w:rPr>
                          <w:rFonts w:ascii="Consolas"/>
                          <w:sz w:val="23"/>
                        </w:rPr>
                        <w:t>Serial</w:t>
                      </w:r>
                      <w:r>
                        <w:rPr>
                          <w:rFonts w:ascii="Consolas"/>
                          <w:color w:val="999999"/>
                          <w:sz w:val="23"/>
                        </w:rPr>
                        <w:t>.</w:t>
                      </w:r>
                      <w:r>
                        <w:rPr>
                          <w:rFonts w:ascii="Consolas"/>
                          <w:color w:val="DD4968"/>
                          <w:sz w:val="23"/>
                        </w:rPr>
                        <w:t>println</w:t>
                      </w:r>
                      <w:proofErr w:type="spellEnd"/>
                      <w:r>
                        <w:rPr>
                          <w:rFonts w:ascii="Consolas"/>
                          <w:color w:val="999999"/>
                          <w:sz w:val="23"/>
                        </w:rPr>
                        <w:t>(</w:t>
                      </w:r>
                      <w:r>
                        <w:rPr>
                          <w:rFonts w:ascii="Consolas"/>
                          <w:color w:val="669900"/>
                          <w:sz w:val="23"/>
                        </w:rPr>
                        <w:t>""</w:t>
                      </w:r>
                      <w:r>
                        <w:rPr>
                          <w:rFonts w:ascii="Consolas"/>
                          <w:color w:val="999999"/>
                          <w:sz w:val="23"/>
                        </w:rPr>
                        <w:t>);</w:t>
                      </w:r>
                    </w:p>
                    <w:p w:rsidR="00660AD9" w:rsidRDefault="00660AD9">
                      <w:pPr>
                        <w:spacing w:line="268" w:lineRule="exact"/>
                        <w:ind w:left="283"/>
                        <w:rPr>
                          <w:rFonts w:ascii="Consolas"/>
                          <w:sz w:val="23"/>
                        </w:rPr>
                      </w:pPr>
                      <w:r>
                        <w:rPr>
                          <w:rFonts w:ascii="Consolas"/>
                          <w:color w:val="999999"/>
                          <w:sz w:val="23"/>
                        </w:rPr>
                        <w:t>}</w:t>
                      </w:r>
                    </w:p>
                    <w:p w:rsidR="00660AD9" w:rsidRDefault="00660AD9">
                      <w:pPr>
                        <w:ind w:left="28"/>
                        <w:rPr>
                          <w:rFonts w:ascii="Consolas"/>
                          <w:sz w:val="23"/>
                        </w:rPr>
                      </w:pPr>
                      <w:r>
                        <w:rPr>
                          <w:rFonts w:ascii="Consolas"/>
                          <w:color w:val="999999"/>
                          <w:sz w:val="23"/>
                        </w:rPr>
                        <w:t>}</w:t>
                      </w:r>
                    </w:p>
                  </w:txbxContent>
                </v:textbox>
                <w10:wrap type="topAndBottom" anchorx="page"/>
              </v:shape>
            </w:pict>
          </mc:Fallback>
        </mc:AlternateContent>
      </w:r>
    </w:p>
    <w:p w:rsidR="00DA6855" w:rsidRDefault="00DA6855">
      <w:pPr>
        <w:pStyle w:val="BodyText"/>
        <w:spacing w:before="4"/>
        <w:rPr>
          <w:sz w:val="19"/>
        </w:rPr>
      </w:pPr>
    </w:p>
    <w:p w:rsidR="00DA6855" w:rsidRDefault="00660AD9">
      <w:pPr>
        <w:pStyle w:val="ListParagraph"/>
        <w:numPr>
          <w:ilvl w:val="0"/>
          <w:numId w:val="11"/>
        </w:numPr>
        <w:tabs>
          <w:tab w:val="left" w:pos="935"/>
        </w:tabs>
        <w:spacing w:before="93"/>
        <w:ind w:hanging="361"/>
        <w:rPr>
          <w:b/>
          <w:color w:val="393939"/>
        </w:rPr>
      </w:pPr>
      <w:r>
        <w:rPr>
          <w:b/>
          <w:color w:val="393939"/>
        </w:rPr>
        <w:t>Uploading</w:t>
      </w:r>
      <w:r>
        <w:rPr>
          <w:b/>
          <w:color w:val="393939"/>
          <w:spacing w:val="-3"/>
        </w:rPr>
        <w:t xml:space="preserve"> </w:t>
      </w:r>
      <w:r>
        <w:rPr>
          <w:b/>
          <w:color w:val="393939"/>
        </w:rPr>
        <w:t>the Code</w:t>
      </w:r>
    </w:p>
    <w:p w:rsidR="00DA6855" w:rsidRDefault="00660AD9">
      <w:pPr>
        <w:spacing w:before="153"/>
        <w:ind w:left="213" w:right="239"/>
        <w:rPr>
          <w:sz w:val="20"/>
        </w:rPr>
      </w:pPr>
      <w:r>
        <w:rPr>
          <w:color w:val="393939"/>
          <w:sz w:val="20"/>
        </w:rPr>
        <w:t>Now,</w:t>
      </w:r>
      <w:r>
        <w:rPr>
          <w:color w:val="393939"/>
          <w:spacing w:val="1"/>
          <w:sz w:val="20"/>
        </w:rPr>
        <w:t xml:space="preserve"> </w:t>
      </w:r>
      <w:r>
        <w:rPr>
          <w:color w:val="393939"/>
          <w:sz w:val="20"/>
        </w:rPr>
        <w:t>you</w:t>
      </w:r>
      <w:r>
        <w:rPr>
          <w:color w:val="393939"/>
          <w:spacing w:val="-2"/>
          <w:sz w:val="20"/>
        </w:rPr>
        <w:t xml:space="preserve"> </w:t>
      </w:r>
      <w:r>
        <w:rPr>
          <w:color w:val="393939"/>
          <w:sz w:val="20"/>
        </w:rPr>
        <w:t>can</w:t>
      </w:r>
      <w:r>
        <w:rPr>
          <w:color w:val="393939"/>
          <w:spacing w:val="-3"/>
          <w:sz w:val="20"/>
        </w:rPr>
        <w:t xml:space="preserve"> </w:t>
      </w:r>
      <w:r>
        <w:rPr>
          <w:color w:val="393939"/>
          <w:sz w:val="20"/>
        </w:rPr>
        <w:t>upload</w:t>
      </w:r>
      <w:r>
        <w:rPr>
          <w:color w:val="393939"/>
          <w:spacing w:val="-2"/>
          <w:sz w:val="20"/>
        </w:rPr>
        <w:t xml:space="preserve"> </w:t>
      </w:r>
      <w:r>
        <w:rPr>
          <w:color w:val="393939"/>
          <w:sz w:val="20"/>
        </w:rPr>
        <w:t>the</w:t>
      </w:r>
      <w:r>
        <w:rPr>
          <w:color w:val="393939"/>
          <w:spacing w:val="-1"/>
          <w:sz w:val="20"/>
        </w:rPr>
        <w:t xml:space="preserve"> </w:t>
      </w:r>
      <w:r>
        <w:rPr>
          <w:color w:val="393939"/>
          <w:sz w:val="20"/>
        </w:rPr>
        <w:t>code</w:t>
      </w:r>
      <w:r>
        <w:rPr>
          <w:color w:val="393939"/>
          <w:spacing w:val="-2"/>
          <w:sz w:val="20"/>
        </w:rPr>
        <w:t xml:space="preserve"> </w:t>
      </w:r>
      <w:r>
        <w:rPr>
          <w:color w:val="393939"/>
          <w:sz w:val="20"/>
        </w:rPr>
        <w:t>and</w:t>
      </w:r>
      <w:r>
        <w:rPr>
          <w:color w:val="393939"/>
          <w:spacing w:val="-1"/>
          <w:sz w:val="20"/>
        </w:rPr>
        <w:t xml:space="preserve"> </w:t>
      </w:r>
      <w:proofErr w:type="spellStart"/>
      <w:r>
        <w:rPr>
          <w:color w:val="393939"/>
          <w:sz w:val="20"/>
        </w:rPr>
        <w:t>and</w:t>
      </w:r>
      <w:proofErr w:type="spellEnd"/>
      <w:r>
        <w:rPr>
          <w:color w:val="393939"/>
          <w:spacing w:val="-2"/>
          <w:sz w:val="20"/>
        </w:rPr>
        <w:t xml:space="preserve"> </w:t>
      </w:r>
      <w:r>
        <w:rPr>
          <w:color w:val="393939"/>
          <w:sz w:val="20"/>
        </w:rPr>
        <w:t>the web</w:t>
      </w:r>
      <w:r>
        <w:rPr>
          <w:color w:val="393939"/>
          <w:spacing w:val="-3"/>
          <w:sz w:val="20"/>
        </w:rPr>
        <w:t xml:space="preserve"> </w:t>
      </w:r>
      <w:r>
        <w:rPr>
          <w:color w:val="393939"/>
          <w:sz w:val="20"/>
        </w:rPr>
        <w:t>server</w:t>
      </w:r>
      <w:r>
        <w:rPr>
          <w:color w:val="393939"/>
          <w:spacing w:val="-3"/>
          <w:sz w:val="20"/>
        </w:rPr>
        <w:t xml:space="preserve"> </w:t>
      </w:r>
      <w:r>
        <w:rPr>
          <w:color w:val="393939"/>
          <w:sz w:val="20"/>
        </w:rPr>
        <w:t>will</w:t>
      </w:r>
      <w:r>
        <w:rPr>
          <w:color w:val="393939"/>
          <w:spacing w:val="-2"/>
          <w:sz w:val="20"/>
        </w:rPr>
        <w:t xml:space="preserve"> </w:t>
      </w:r>
      <w:r>
        <w:rPr>
          <w:color w:val="393939"/>
          <w:sz w:val="20"/>
        </w:rPr>
        <w:t>work straight</w:t>
      </w:r>
      <w:r>
        <w:rPr>
          <w:color w:val="393939"/>
          <w:spacing w:val="-1"/>
          <w:sz w:val="20"/>
        </w:rPr>
        <w:t xml:space="preserve"> </w:t>
      </w:r>
      <w:r>
        <w:rPr>
          <w:color w:val="393939"/>
          <w:sz w:val="20"/>
        </w:rPr>
        <w:t>away.</w:t>
      </w:r>
      <w:r>
        <w:rPr>
          <w:color w:val="393939"/>
          <w:spacing w:val="-4"/>
          <w:sz w:val="20"/>
        </w:rPr>
        <w:t xml:space="preserve"> </w:t>
      </w:r>
      <w:r>
        <w:rPr>
          <w:color w:val="393939"/>
          <w:sz w:val="20"/>
        </w:rPr>
        <w:t>Follow</w:t>
      </w:r>
      <w:r>
        <w:rPr>
          <w:color w:val="393939"/>
          <w:spacing w:val="-3"/>
          <w:sz w:val="20"/>
        </w:rPr>
        <w:t xml:space="preserve"> </w:t>
      </w:r>
      <w:r>
        <w:rPr>
          <w:color w:val="393939"/>
          <w:sz w:val="20"/>
        </w:rPr>
        <w:t>the</w:t>
      </w:r>
      <w:r>
        <w:rPr>
          <w:color w:val="393939"/>
          <w:spacing w:val="-4"/>
          <w:sz w:val="20"/>
        </w:rPr>
        <w:t xml:space="preserve"> </w:t>
      </w:r>
      <w:r>
        <w:rPr>
          <w:color w:val="393939"/>
          <w:sz w:val="20"/>
        </w:rPr>
        <w:t>next</w:t>
      </w:r>
      <w:r>
        <w:rPr>
          <w:color w:val="393939"/>
          <w:spacing w:val="-3"/>
          <w:sz w:val="20"/>
        </w:rPr>
        <w:t xml:space="preserve"> </w:t>
      </w:r>
      <w:r>
        <w:rPr>
          <w:color w:val="393939"/>
          <w:sz w:val="20"/>
        </w:rPr>
        <w:t>steps</w:t>
      </w:r>
      <w:r>
        <w:rPr>
          <w:color w:val="393939"/>
          <w:spacing w:val="-3"/>
          <w:sz w:val="20"/>
        </w:rPr>
        <w:t xml:space="preserve"> </w:t>
      </w:r>
      <w:r>
        <w:rPr>
          <w:color w:val="393939"/>
          <w:sz w:val="20"/>
        </w:rPr>
        <w:t>to</w:t>
      </w:r>
      <w:r>
        <w:rPr>
          <w:color w:val="393939"/>
          <w:spacing w:val="-1"/>
          <w:sz w:val="20"/>
        </w:rPr>
        <w:t xml:space="preserve"> </w:t>
      </w:r>
      <w:r>
        <w:rPr>
          <w:color w:val="393939"/>
          <w:sz w:val="20"/>
        </w:rPr>
        <w:t>upload</w:t>
      </w:r>
      <w:r>
        <w:rPr>
          <w:color w:val="393939"/>
          <w:spacing w:val="-4"/>
          <w:sz w:val="20"/>
        </w:rPr>
        <w:t xml:space="preserve"> </w:t>
      </w:r>
      <w:r>
        <w:rPr>
          <w:color w:val="393939"/>
          <w:sz w:val="20"/>
        </w:rPr>
        <w:t>code</w:t>
      </w:r>
      <w:r>
        <w:rPr>
          <w:color w:val="393939"/>
          <w:spacing w:val="-52"/>
          <w:sz w:val="20"/>
        </w:rPr>
        <w:t xml:space="preserve"> </w:t>
      </w:r>
      <w:r>
        <w:rPr>
          <w:color w:val="393939"/>
          <w:sz w:val="20"/>
        </w:rPr>
        <w:t>to</w:t>
      </w:r>
      <w:r>
        <w:rPr>
          <w:color w:val="393939"/>
          <w:spacing w:val="-2"/>
          <w:sz w:val="20"/>
        </w:rPr>
        <w:t xml:space="preserve"> </w:t>
      </w:r>
      <w:r>
        <w:rPr>
          <w:color w:val="393939"/>
          <w:sz w:val="20"/>
        </w:rPr>
        <w:t>the</w:t>
      </w:r>
      <w:r>
        <w:rPr>
          <w:color w:val="393939"/>
          <w:spacing w:val="-1"/>
          <w:sz w:val="20"/>
        </w:rPr>
        <w:t xml:space="preserve"> </w:t>
      </w:r>
      <w:r>
        <w:rPr>
          <w:color w:val="393939"/>
          <w:sz w:val="20"/>
        </w:rPr>
        <w:t>ESP32:</w:t>
      </w:r>
    </w:p>
    <w:p w:rsidR="00DA6855" w:rsidRDefault="00DA6855">
      <w:pPr>
        <w:pStyle w:val="BodyText"/>
        <w:spacing w:before="3"/>
        <w:rPr>
          <w:sz w:val="29"/>
        </w:rPr>
      </w:pPr>
    </w:p>
    <w:p w:rsidR="00DA6855" w:rsidRDefault="00660AD9">
      <w:pPr>
        <w:pStyle w:val="ListParagraph"/>
        <w:numPr>
          <w:ilvl w:val="0"/>
          <w:numId w:val="9"/>
        </w:numPr>
        <w:tabs>
          <w:tab w:val="left" w:pos="1293"/>
          <w:tab w:val="left" w:pos="1294"/>
        </w:tabs>
        <w:rPr>
          <w:sz w:val="20"/>
        </w:rPr>
      </w:pPr>
      <w:r>
        <w:rPr>
          <w:color w:val="393939"/>
          <w:sz w:val="20"/>
        </w:rPr>
        <w:t>Plug your ESP32</w:t>
      </w:r>
      <w:r>
        <w:rPr>
          <w:color w:val="393939"/>
          <w:spacing w:val="-3"/>
          <w:sz w:val="20"/>
        </w:rPr>
        <w:t xml:space="preserve"> </w:t>
      </w:r>
      <w:r>
        <w:rPr>
          <w:color w:val="393939"/>
          <w:sz w:val="20"/>
        </w:rPr>
        <w:t>board</w:t>
      </w:r>
      <w:r>
        <w:rPr>
          <w:color w:val="393939"/>
          <w:spacing w:val="-1"/>
          <w:sz w:val="20"/>
        </w:rPr>
        <w:t xml:space="preserve"> </w:t>
      </w:r>
      <w:r>
        <w:rPr>
          <w:color w:val="393939"/>
          <w:sz w:val="20"/>
        </w:rPr>
        <w:t>in</w:t>
      </w:r>
      <w:r>
        <w:rPr>
          <w:color w:val="393939"/>
          <w:spacing w:val="-2"/>
          <w:sz w:val="20"/>
        </w:rPr>
        <w:t xml:space="preserve"> </w:t>
      </w:r>
      <w:r>
        <w:rPr>
          <w:color w:val="393939"/>
          <w:sz w:val="20"/>
        </w:rPr>
        <w:t>your</w:t>
      </w:r>
      <w:r>
        <w:rPr>
          <w:color w:val="393939"/>
          <w:spacing w:val="-3"/>
          <w:sz w:val="20"/>
        </w:rPr>
        <w:t xml:space="preserve"> </w:t>
      </w:r>
      <w:r>
        <w:rPr>
          <w:color w:val="393939"/>
          <w:sz w:val="20"/>
        </w:rPr>
        <w:t>computer;</w:t>
      </w:r>
    </w:p>
    <w:p w:rsidR="00DA6855" w:rsidRDefault="00DA6855">
      <w:pPr>
        <w:pStyle w:val="BodyText"/>
        <w:spacing w:before="9"/>
        <w:rPr>
          <w:sz w:val="28"/>
        </w:rPr>
      </w:pPr>
    </w:p>
    <w:p w:rsidR="00DA6855" w:rsidRDefault="00660AD9">
      <w:pPr>
        <w:pStyle w:val="ListParagraph"/>
        <w:numPr>
          <w:ilvl w:val="0"/>
          <w:numId w:val="9"/>
        </w:numPr>
        <w:tabs>
          <w:tab w:val="left" w:pos="1293"/>
          <w:tab w:val="left" w:pos="1294"/>
        </w:tabs>
        <w:spacing w:before="1" w:line="242" w:lineRule="auto"/>
        <w:ind w:right="666"/>
        <w:rPr>
          <w:sz w:val="20"/>
        </w:rPr>
      </w:pPr>
      <w:r>
        <w:rPr>
          <w:color w:val="393939"/>
          <w:sz w:val="20"/>
        </w:rPr>
        <w:t xml:space="preserve">In the Arduino IDE select your board in </w:t>
      </w:r>
      <w:r>
        <w:rPr>
          <w:b/>
          <w:color w:val="393939"/>
          <w:sz w:val="20"/>
        </w:rPr>
        <w:t xml:space="preserve">Tools </w:t>
      </w:r>
      <w:r>
        <w:rPr>
          <w:color w:val="393939"/>
          <w:sz w:val="20"/>
        </w:rPr>
        <w:t xml:space="preserve">&gt; </w:t>
      </w:r>
      <w:r>
        <w:rPr>
          <w:b/>
          <w:color w:val="393939"/>
          <w:sz w:val="20"/>
        </w:rPr>
        <w:t xml:space="preserve">Board </w:t>
      </w:r>
      <w:r>
        <w:rPr>
          <w:color w:val="393939"/>
          <w:sz w:val="20"/>
        </w:rPr>
        <w:t>(in our case we’re using the ESP32 DEVKIT</w:t>
      </w:r>
      <w:r>
        <w:rPr>
          <w:color w:val="393939"/>
          <w:spacing w:val="-54"/>
          <w:sz w:val="20"/>
        </w:rPr>
        <w:t xml:space="preserve"> </w:t>
      </w:r>
      <w:r>
        <w:rPr>
          <w:color w:val="393939"/>
          <w:sz w:val="20"/>
        </w:rPr>
        <w:t>DOIT</w:t>
      </w:r>
      <w:r>
        <w:rPr>
          <w:color w:val="393939"/>
          <w:spacing w:val="1"/>
          <w:sz w:val="20"/>
        </w:rPr>
        <w:t xml:space="preserve"> </w:t>
      </w:r>
      <w:r>
        <w:rPr>
          <w:color w:val="393939"/>
          <w:sz w:val="20"/>
        </w:rPr>
        <w:t>board);</w:t>
      </w:r>
    </w:p>
    <w:p w:rsidR="00DA6855" w:rsidRDefault="00DA6855">
      <w:pPr>
        <w:spacing w:line="242" w:lineRule="auto"/>
        <w:rPr>
          <w:sz w:val="20"/>
        </w:rPr>
        <w:sectPr w:rsidR="00DA6855">
          <w:pgSz w:w="11910" w:h="16840"/>
          <w:pgMar w:top="1420" w:right="260" w:bottom="1420" w:left="900" w:header="758" w:footer="1236" w:gutter="0"/>
          <w:cols w:space="720"/>
        </w:sectPr>
      </w:pPr>
    </w:p>
    <w:p w:rsidR="00DA6855" w:rsidRDefault="00AF5842">
      <w:pPr>
        <w:pStyle w:val="BodyText"/>
        <w:rPr>
          <w:sz w:val="20"/>
        </w:rPr>
      </w:pPr>
      <w:r>
        <w:rPr>
          <w:noProof/>
        </w:rPr>
        <w:lastRenderedPageBreak/>
        <mc:AlternateContent>
          <mc:Choice Requires="wpg">
            <w:drawing>
              <wp:anchor distT="0" distB="0" distL="114300" distR="114300" simplePos="0" relativeHeight="486798336" behindDoc="1" locked="0" layoutInCell="1" allowOverlap="1">
                <wp:simplePos x="0" y="0"/>
                <wp:positionH relativeFrom="page">
                  <wp:posOffset>636905</wp:posOffset>
                </wp:positionH>
                <wp:positionV relativeFrom="page">
                  <wp:posOffset>914400</wp:posOffset>
                </wp:positionV>
                <wp:extent cx="6677025" cy="8849995"/>
                <wp:effectExtent l="0" t="0" r="0" b="0"/>
                <wp:wrapNone/>
                <wp:docPr id="7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8849995"/>
                          <a:chOff x="1003" y="1440"/>
                          <a:chExt cx="10515" cy="13937"/>
                        </a:xfrm>
                      </wpg:grpSpPr>
                      <wps:wsp>
                        <wps:cNvPr id="71" name="Rectangle 72"/>
                        <wps:cNvSpPr>
                          <a:spLocks noChangeArrowheads="1"/>
                        </wps:cNvSpPr>
                        <wps:spPr bwMode="auto">
                          <a:xfrm>
                            <a:off x="1411" y="15366"/>
                            <a:ext cx="9818"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Freeform 71"/>
                        <wps:cNvSpPr>
                          <a:spLocks/>
                        </wps:cNvSpPr>
                        <wps:spPr bwMode="auto">
                          <a:xfrm>
                            <a:off x="1003" y="1440"/>
                            <a:ext cx="10515" cy="13927"/>
                          </a:xfrm>
                          <a:custGeom>
                            <a:avLst/>
                            <a:gdLst>
                              <a:gd name="T0" fmla="+- 0 11518 1003"/>
                              <a:gd name="T1" fmla="*/ T0 w 10515"/>
                              <a:gd name="T2" fmla="+- 0 1440 1440"/>
                              <a:gd name="T3" fmla="*/ 1440 h 13927"/>
                              <a:gd name="T4" fmla="+- 0 11498 1003"/>
                              <a:gd name="T5" fmla="*/ T4 w 10515"/>
                              <a:gd name="T6" fmla="+- 0 1440 1440"/>
                              <a:gd name="T7" fmla="*/ 1440 h 13927"/>
                              <a:gd name="T8" fmla="+- 0 11498 1003"/>
                              <a:gd name="T9" fmla="*/ T8 w 10515"/>
                              <a:gd name="T10" fmla="+- 0 1459 1440"/>
                              <a:gd name="T11" fmla="*/ 1459 h 13927"/>
                              <a:gd name="T12" fmla="+- 0 11498 1003"/>
                              <a:gd name="T13" fmla="*/ T12 w 10515"/>
                              <a:gd name="T14" fmla="+- 0 1560 1440"/>
                              <a:gd name="T15" fmla="*/ 1560 h 13927"/>
                              <a:gd name="T16" fmla="+- 0 11498 1003"/>
                              <a:gd name="T17" fmla="*/ T16 w 10515"/>
                              <a:gd name="T18" fmla="+- 0 15348 1440"/>
                              <a:gd name="T19" fmla="*/ 15348 h 13927"/>
                              <a:gd name="T20" fmla="+- 0 1022 1003"/>
                              <a:gd name="T21" fmla="*/ T20 w 10515"/>
                              <a:gd name="T22" fmla="+- 0 15348 1440"/>
                              <a:gd name="T23" fmla="*/ 15348 h 13927"/>
                              <a:gd name="T24" fmla="+- 0 1022 1003"/>
                              <a:gd name="T25" fmla="*/ T24 w 10515"/>
                              <a:gd name="T26" fmla="+- 0 1560 1440"/>
                              <a:gd name="T27" fmla="*/ 1560 h 13927"/>
                              <a:gd name="T28" fmla="+- 0 1022 1003"/>
                              <a:gd name="T29" fmla="*/ T28 w 10515"/>
                              <a:gd name="T30" fmla="+- 0 1459 1440"/>
                              <a:gd name="T31" fmla="*/ 1459 h 13927"/>
                              <a:gd name="T32" fmla="+- 0 11498 1003"/>
                              <a:gd name="T33" fmla="*/ T32 w 10515"/>
                              <a:gd name="T34" fmla="+- 0 1459 1440"/>
                              <a:gd name="T35" fmla="*/ 1459 h 13927"/>
                              <a:gd name="T36" fmla="+- 0 11498 1003"/>
                              <a:gd name="T37" fmla="*/ T36 w 10515"/>
                              <a:gd name="T38" fmla="+- 0 1440 1440"/>
                              <a:gd name="T39" fmla="*/ 1440 h 13927"/>
                              <a:gd name="T40" fmla="+- 0 1022 1003"/>
                              <a:gd name="T41" fmla="*/ T40 w 10515"/>
                              <a:gd name="T42" fmla="+- 0 1440 1440"/>
                              <a:gd name="T43" fmla="*/ 1440 h 13927"/>
                              <a:gd name="T44" fmla="+- 0 1003 1003"/>
                              <a:gd name="T45" fmla="*/ T44 w 10515"/>
                              <a:gd name="T46" fmla="+- 0 1440 1440"/>
                              <a:gd name="T47" fmla="*/ 1440 h 13927"/>
                              <a:gd name="T48" fmla="+- 0 1003 1003"/>
                              <a:gd name="T49" fmla="*/ T48 w 10515"/>
                              <a:gd name="T50" fmla="+- 0 15367 1440"/>
                              <a:gd name="T51" fmla="*/ 15367 h 13927"/>
                              <a:gd name="T52" fmla="+- 0 1022 1003"/>
                              <a:gd name="T53" fmla="*/ T52 w 10515"/>
                              <a:gd name="T54" fmla="+- 0 15367 1440"/>
                              <a:gd name="T55" fmla="*/ 15367 h 13927"/>
                              <a:gd name="T56" fmla="+- 0 11498 1003"/>
                              <a:gd name="T57" fmla="*/ T56 w 10515"/>
                              <a:gd name="T58" fmla="+- 0 15367 1440"/>
                              <a:gd name="T59" fmla="*/ 15367 h 13927"/>
                              <a:gd name="T60" fmla="+- 0 11518 1003"/>
                              <a:gd name="T61" fmla="*/ T60 w 10515"/>
                              <a:gd name="T62" fmla="+- 0 15367 1440"/>
                              <a:gd name="T63" fmla="*/ 15367 h 13927"/>
                              <a:gd name="T64" fmla="+- 0 11518 1003"/>
                              <a:gd name="T65" fmla="*/ T64 w 10515"/>
                              <a:gd name="T66" fmla="+- 0 15348 1440"/>
                              <a:gd name="T67" fmla="*/ 15348 h 13927"/>
                              <a:gd name="T68" fmla="+- 0 11518 1003"/>
                              <a:gd name="T69" fmla="*/ T68 w 10515"/>
                              <a:gd name="T70" fmla="+- 0 1560 1440"/>
                              <a:gd name="T71" fmla="*/ 1560 h 13927"/>
                              <a:gd name="T72" fmla="+- 0 11518 1003"/>
                              <a:gd name="T73" fmla="*/ T72 w 10515"/>
                              <a:gd name="T74" fmla="+- 0 1459 1440"/>
                              <a:gd name="T75" fmla="*/ 1459 h 13927"/>
                              <a:gd name="T76" fmla="+- 0 11518 1003"/>
                              <a:gd name="T77" fmla="*/ T76 w 10515"/>
                              <a:gd name="T78" fmla="+- 0 1440 1440"/>
                              <a:gd name="T79" fmla="*/ 1440 h 139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5" h="13927">
                                <a:moveTo>
                                  <a:pt x="10515" y="0"/>
                                </a:moveTo>
                                <a:lnTo>
                                  <a:pt x="10495" y="0"/>
                                </a:lnTo>
                                <a:lnTo>
                                  <a:pt x="10495" y="19"/>
                                </a:lnTo>
                                <a:lnTo>
                                  <a:pt x="10495" y="120"/>
                                </a:lnTo>
                                <a:lnTo>
                                  <a:pt x="10495" y="13908"/>
                                </a:lnTo>
                                <a:lnTo>
                                  <a:pt x="19" y="13908"/>
                                </a:lnTo>
                                <a:lnTo>
                                  <a:pt x="19" y="120"/>
                                </a:lnTo>
                                <a:lnTo>
                                  <a:pt x="19" y="19"/>
                                </a:lnTo>
                                <a:lnTo>
                                  <a:pt x="10495" y="19"/>
                                </a:lnTo>
                                <a:lnTo>
                                  <a:pt x="10495" y="0"/>
                                </a:lnTo>
                                <a:lnTo>
                                  <a:pt x="19" y="0"/>
                                </a:lnTo>
                                <a:lnTo>
                                  <a:pt x="0" y="0"/>
                                </a:lnTo>
                                <a:lnTo>
                                  <a:pt x="0" y="13927"/>
                                </a:lnTo>
                                <a:lnTo>
                                  <a:pt x="19" y="13927"/>
                                </a:lnTo>
                                <a:lnTo>
                                  <a:pt x="10495" y="13927"/>
                                </a:lnTo>
                                <a:lnTo>
                                  <a:pt x="10515" y="13927"/>
                                </a:lnTo>
                                <a:lnTo>
                                  <a:pt x="10515" y="13908"/>
                                </a:lnTo>
                                <a:lnTo>
                                  <a:pt x="10515" y="120"/>
                                </a:lnTo>
                                <a:lnTo>
                                  <a:pt x="10515" y="19"/>
                                </a:lnTo>
                                <a:lnTo>
                                  <a:pt x="105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3" name="Picture 70" descr="https://i2.wp.com/randomnerdtutorials.com/wp-content/uploads/2018/07/windows-select-com-port.png?resize=490%2C386&amp;ssl=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124" y="2394"/>
                            <a:ext cx="6270" cy="49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69" descr="https://i2.wp.com/randomnerdtutorials.com/wp-content/uploads/2016/12/arduino-ide-upload-button.png?resize=34%2C29&amp;ssl=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827" y="7642"/>
                            <a:ext cx="750" cy="4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68" descr="https://i2.wp.com/randomnerdtutorials.com/wp-content/uploads/2016/12/windows-arduino-ide-done-uploading.png?resize=671%2C388&amp;ss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704" y="9160"/>
                            <a:ext cx="7107" cy="411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B5B6951" id="Group 67" o:spid="_x0000_s1026" style="position:absolute;margin-left:50.15pt;margin-top:1in;width:525.75pt;height:696.85pt;z-index:-16518144;mso-position-horizontal-relative:page;mso-position-vertical-relative:page" coordorigin="1003,1440" coordsize="10515,13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">
                <v:rect id="Rectangle 72" o:spid="_x0000_s1027" style="position:absolute;left:1411;top:15366;width:981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" fillcolor="#d9d9d9" stroked="f"/>
                <v:shape id="Freeform 71" o:spid="_x0000_s1028" style="position:absolute;left:1003;top:1440;width:10515;height:13927;visibility:visible;mso-wrap-style:square;v-text-anchor:top" coordsize="10515,13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" path="m10515,r-20,l10495,19r,101l10495,13908r-10476,l19,120,19,19r10476,l10495,,19,,,,,13927r19,l10495,13927r20,l10515,13908r,-13788l10515,19r,-19xe" fillcolor="black" stroked="f">
                  <v:path arrowok="t" o:connecttype="custom" o:connectlocs="10515,1440;10495,1440;10495,1459;10495,1560;10495,15348;19,15348;19,1560;19,1459;10495,1459;10495,1440;19,1440;0,1440;0,15367;19,15367;10495,15367;10515,15367;10515,15348;10515,1560;10515,1459;10515,1440" o:connectangles="0,0,0,0,0,0,0,0,0,0,0,0,0,0,0,0,0,0,0,0"/>
                </v:shape>
                <v:shape id="Picture 70" o:spid="_x0000_s1029" type="#_x0000_t75" alt="https://i2.wp.com/randomnerdtutorials.com/wp-content/uploads/2018/07/windows-select-com-port.png?resize=490%2C386&amp;ssl=1" style="position:absolute;left:3124;top:2394;width:6270;height:4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">
                  <v:imagedata r:id="rId37" o:title="windows-select-com-port"/>
                </v:shape>
                <v:shape id="Picture 69" o:spid="_x0000_s1030" type="#_x0000_t75" alt="https://i2.wp.com/randomnerdtutorials.com/wp-content/uploads/2016/12/arduino-ide-upload-button.png?resize=34%2C29&amp;ssl=1" style="position:absolute;left:3827;top:7642;width:750;height: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">
                  <v:imagedata r:id="rId38" o:title="arduino-ide-upload-button"/>
                </v:shape>
                <v:shape id="Picture 68" o:spid="_x0000_s1031" type="#_x0000_t75" alt="https://i2.wp.com/randomnerdtutorials.com/wp-content/uploads/2016/12/windows-arduino-ide-done-uploading.png?resize=671%2C388&amp;ssl=1" style="position:absolute;left:2704;top:9160;width:7107;height: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">
                  <v:imagedata r:id="rId39" o:title="windows-arduino-ide-done-uploading"/>
                </v:shape>
                <w10:wrap anchorx="page" anchory="page"/>
              </v:group>
            </w:pict>
          </mc:Fallback>
        </mc:AlternateContent>
      </w:r>
    </w:p>
    <w:p w:rsidR="00DA6855" w:rsidRDefault="00DA6855">
      <w:pPr>
        <w:pStyle w:val="BodyText"/>
        <w:rPr>
          <w:sz w:val="20"/>
        </w:rPr>
      </w:pPr>
    </w:p>
    <w:p w:rsidR="00DA6855" w:rsidRDefault="00DA6855">
      <w:pPr>
        <w:pStyle w:val="BodyText"/>
        <w:spacing w:before="4"/>
        <w:rPr>
          <w:sz w:val="20"/>
        </w:rPr>
      </w:pPr>
    </w:p>
    <w:p w:rsidR="00DA6855" w:rsidRDefault="00660AD9">
      <w:pPr>
        <w:pStyle w:val="ListParagraph"/>
        <w:numPr>
          <w:ilvl w:val="0"/>
          <w:numId w:val="9"/>
        </w:numPr>
        <w:tabs>
          <w:tab w:val="left" w:pos="1293"/>
          <w:tab w:val="left" w:pos="1294"/>
        </w:tabs>
        <w:rPr>
          <w:sz w:val="20"/>
        </w:rPr>
      </w:pPr>
      <w:r>
        <w:rPr>
          <w:color w:val="393939"/>
          <w:sz w:val="20"/>
        </w:rPr>
        <w:t>Select</w:t>
      </w:r>
      <w:r>
        <w:rPr>
          <w:color w:val="393939"/>
          <w:spacing w:val="-3"/>
          <w:sz w:val="20"/>
        </w:rPr>
        <w:t xml:space="preserve"> </w:t>
      </w:r>
      <w:r>
        <w:rPr>
          <w:color w:val="393939"/>
          <w:sz w:val="20"/>
        </w:rPr>
        <w:t>the</w:t>
      </w:r>
      <w:r>
        <w:rPr>
          <w:color w:val="393939"/>
          <w:spacing w:val="-2"/>
          <w:sz w:val="20"/>
        </w:rPr>
        <w:t xml:space="preserve"> </w:t>
      </w:r>
      <w:r>
        <w:rPr>
          <w:color w:val="393939"/>
          <w:sz w:val="20"/>
        </w:rPr>
        <w:t xml:space="preserve">COM port in </w:t>
      </w:r>
      <w:r>
        <w:rPr>
          <w:b/>
          <w:color w:val="393939"/>
          <w:sz w:val="20"/>
        </w:rPr>
        <w:t>Tools</w:t>
      </w:r>
      <w:r>
        <w:rPr>
          <w:b/>
          <w:color w:val="393939"/>
          <w:spacing w:val="-3"/>
          <w:sz w:val="20"/>
        </w:rPr>
        <w:t xml:space="preserve"> </w:t>
      </w:r>
      <w:r>
        <w:rPr>
          <w:color w:val="393939"/>
          <w:sz w:val="20"/>
        </w:rPr>
        <w:t>&gt;</w:t>
      </w:r>
      <w:r>
        <w:rPr>
          <w:color w:val="393939"/>
          <w:spacing w:val="-1"/>
          <w:sz w:val="20"/>
        </w:rPr>
        <w:t xml:space="preserve"> </w:t>
      </w:r>
      <w:r>
        <w:rPr>
          <w:b/>
          <w:color w:val="393939"/>
          <w:sz w:val="20"/>
        </w:rPr>
        <w:t>Port</w:t>
      </w:r>
      <w:r>
        <w:rPr>
          <w:color w:val="393939"/>
          <w:sz w:val="20"/>
        </w:rPr>
        <w:t>.</w:t>
      </w: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spacing w:before="4"/>
        <w:rPr>
          <w:sz w:val="20"/>
        </w:rPr>
      </w:pPr>
    </w:p>
    <w:p w:rsidR="00DA6855" w:rsidRDefault="00660AD9">
      <w:pPr>
        <w:pStyle w:val="ListParagraph"/>
        <w:numPr>
          <w:ilvl w:val="0"/>
          <w:numId w:val="9"/>
        </w:numPr>
        <w:tabs>
          <w:tab w:val="left" w:pos="1349"/>
          <w:tab w:val="left" w:pos="1350"/>
          <w:tab w:val="left" w:pos="2071"/>
          <w:tab w:val="left" w:pos="3732"/>
        </w:tabs>
        <w:spacing w:before="1" w:line="242" w:lineRule="auto"/>
        <w:ind w:right="471"/>
        <w:rPr>
          <w:sz w:val="20"/>
        </w:rPr>
      </w:pPr>
      <w:r>
        <w:tab/>
      </w:r>
      <w:r>
        <w:rPr>
          <w:color w:val="393939"/>
          <w:sz w:val="20"/>
        </w:rPr>
        <w:t>Press</w:t>
      </w:r>
      <w:r>
        <w:rPr>
          <w:color w:val="393939"/>
          <w:spacing w:val="-2"/>
          <w:sz w:val="20"/>
        </w:rPr>
        <w:t xml:space="preserve"> </w:t>
      </w:r>
      <w:r>
        <w:rPr>
          <w:color w:val="393939"/>
          <w:sz w:val="20"/>
        </w:rPr>
        <w:t xml:space="preserve">the </w:t>
      </w:r>
      <w:r>
        <w:rPr>
          <w:b/>
          <w:color w:val="393939"/>
          <w:sz w:val="20"/>
        </w:rPr>
        <w:t>Upload</w:t>
      </w:r>
      <w:r>
        <w:rPr>
          <w:b/>
          <w:color w:val="393939"/>
          <w:sz w:val="20"/>
        </w:rPr>
        <w:tab/>
      </w:r>
      <w:r>
        <w:rPr>
          <w:color w:val="393939"/>
          <w:sz w:val="20"/>
        </w:rPr>
        <w:t>button</w:t>
      </w:r>
      <w:r>
        <w:rPr>
          <w:color w:val="393939"/>
          <w:spacing w:val="-3"/>
          <w:sz w:val="20"/>
        </w:rPr>
        <w:t xml:space="preserve"> </w:t>
      </w:r>
      <w:r>
        <w:rPr>
          <w:color w:val="393939"/>
          <w:sz w:val="20"/>
        </w:rPr>
        <w:t>in</w:t>
      </w:r>
      <w:r>
        <w:rPr>
          <w:color w:val="393939"/>
          <w:spacing w:val="-3"/>
          <w:sz w:val="20"/>
        </w:rPr>
        <w:t xml:space="preserve"> </w:t>
      </w:r>
      <w:r>
        <w:rPr>
          <w:color w:val="393939"/>
          <w:sz w:val="20"/>
        </w:rPr>
        <w:t>the</w:t>
      </w:r>
      <w:r>
        <w:rPr>
          <w:color w:val="393939"/>
          <w:spacing w:val="-1"/>
          <w:sz w:val="20"/>
        </w:rPr>
        <w:t xml:space="preserve"> </w:t>
      </w:r>
      <w:r>
        <w:rPr>
          <w:color w:val="393939"/>
          <w:sz w:val="20"/>
        </w:rPr>
        <w:t>Arduino</w:t>
      </w:r>
      <w:r>
        <w:rPr>
          <w:color w:val="393939"/>
          <w:spacing w:val="-3"/>
          <w:sz w:val="20"/>
        </w:rPr>
        <w:t xml:space="preserve"> </w:t>
      </w:r>
      <w:r>
        <w:rPr>
          <w:color w:val="393939"/>
          <w:sz w:val="20"/>
        </w:rPr>
        <w:t>IDE</w:t>
      </w:r>
      <w:r>
        <w:rPr>
          <w:color w:val="393939"/>
          <w:spacing w:val="-3"/>
          <w:sz w:val="20"/>
        </w:rPr>
        <w:t xml:space="preserve"> </w:t>
      </w:r>
      <w:r>
        <w:rPr>
          <w:color w:val="393939"/>
          <w:sz w:val="20"/>
        </w:rPr>
        <w:t>and</w:t>
      </w:r>
      <w:r>
        <w:rPr>
          <w:color w:val="393939"/>
          <w:spacing w:val="-1"/>
          <w:sz w:val="20"/>
        </w:rPr>
        <w:t xml:space="preserve"> </w:t>
      </w:r>
      <w:r>
        <w:rPr>
          <w:color w:val="393939"/>
          <w:sz w:val="20"/>
        </w:rPr>
        <w:t>wait</w:t>
      </w:r>
      <w:r>
        <w:rPr>
          <w:color w:val="393939"/>
          <w:spacing w:val="1"/>
          <w:sz w:val="20"/>
        </w:rPr>
        <w:t xml:space="preserve"> </w:t>
      </w:r>
      <w:r>
        <w:rPr>
          <w:color w:val="393939"/>
          <w:sz w:val="20"/>
        </w:rPr>
        <w:t>a</w:t>
      </w:r>
      <w:r>
        <w:rPr>
          <w:color w:val="393939"/>
          <w:spacing w:val="-3"/>
          <w:sz w:val="20"/>
        </w:rPr>
        <w:t xml:space="preserve"> </w:t>
      </w:r>
      <w:r>
        <w:rPr>
          <w:color w:val="393939"/>
          <w:sz w:val="20"/>
        </w:rPr>
        <w:t>few</w:t>
      </w:r>
      <w:r>
        <w:rPr>
          <w:color w:val="393939"/>
          <w:spacing w:val="-5"/>
          <w:sz w:val="20"/>
        </w:rPr>
        <w:t xml:space="preserve"> </w:t>
      </w:r>
      <w:r>
        <w:rPr>
          <w:color w:val="393939"/>
          <w:sz w:val="20"/>
        </w:rPr>
        <w:t>seconds while</w:t>
      </w:r>
      <w:r>
        <w:rPr>
          <w:color w:val="393939"/>
          <w:spacing w:val="-3"/>
          <w:sz w:val="20"/>
        </w:rPr>
        <w:t xml:space="preserve"> </w:t>
      </w:r>
      <w:r>
        <w:rPr>
          <w:color w:val="393939"/>
          <w:sz w:val="20"/>
        </w:rPr>
        <w:t>the</w:t>
      </w:r>
      <w:r>
        <w:rPr>
          <w:color w:val="393939"/>
          <w:spacing w:val="-3"/>
          <w:sz w:val="20"/>
        </w:rPr>
        <w:t xml:space="preserve"> </w:t>
      </w:r>
      <w:r>
        <w:rPr>
          <w:color w:val="393939"/>
          <w:sz w:val="20"/>
        </w:rPr>
        <w:t>code</w:t>
      </w:r>
      <w:r>
        <w:rPr>
          <w:color w:val="393939"/>
          <w:spacing w:val="-3"/>
          <w:sz w:val="20"/>
        </w:rPr>
        <w:t xml:space="preserve"> </w:t>
      </w:r>
      <w:r>
        <w:rPr>
          <w:color w:val="393939"/>
          <w:sz w:val="20"/>
        </w:rPr>
        <w:t>compiles</w:t>
      </w:r>
      <w:r>
        <w:rPr>
          <w:color w:val="393939"/>
          <w:spacing w:val="-52"/>
          <w:sz w:val="20"/>
        </w:rPr>
        <w:t xml:space="preserve"> </w:t>
      </w:r>
      <w:r>
        <w:rPr>
          <w:color w:val="393939"/>
          <w:sz w:val="20"/>
        </w:rPr>
        <w:t>and</w:t>
      </w:r>
      <w:r>
        <w:rPr>
          <w:color w:val="393939"/>
          <w:sz w:val="20"/>
        </w:rPr>
        <w:tab/>
        <w:t>uploads</w:t>
      </w:r>
      <w:r>
        <w:rPr>
          <w:color w:val="393939"/>
          <w:spacing w:val="-1"/>
          <w:sz w:val="20"/>
        </w:rPr>
        <w:t xml:space="preserve"> </w:t>
      </w:r>
      <w:r>
        <w:rPr>
          <w:color w:val="393939"/>
          <w:sz w:val="20"/>
        </w:rPr>
        <w:t>to</w:t>
      </w:r>
      <w:r>
        <w:rPr>
          <w:color w:val="393939"/>
          <w:spacing w:val="3"/>
          <w:sz w:val="20"/>
        </w:rPr>
        <w:t xml:space="preserve"> </w:t>
      </w:r>
      <w:r>
        <w:rPr>
          <w:color w:val="393939"/>
          <w:sz w:val="20"/>
        </w:rPr>
        <w:t>your</w:t>
      </w:r>
      <w:r>
        <w:rPr>
          <w:color w:val="393939"/>
          <w:spacing w:val="2"/>
          <w:sz w:val="20"/>
        </w:rPr>
        <w:t xml:space="preserve"> </w:t>
      </w:r>
      <w:r>
        <w:rPr>
          <w:color w:val="393939"/>
          <w:sz w:val="20"/>
        </w:rPr>
        <w:t>board.</w:t>
      </w:r>
    </w:p>
    <w:p w:rsidR="00DA6855" w:rsidRDefault="00DA6855">
      <w:pPr>
        <w:pStyle w:val="BodyText"/>
      </w:pPr>
    </w:p>
    <w:p w:rsidR="00DA6855" w:rsidRDefault="00DA6855">
      <w:pPr>
        <w:pStyle w:val="BodyText"/>
        <w:spacing w:before="11"/>
        <w:rPr>
          <w:sz w:val="26"/>
        </w:rPr>
      </w:pPr>
    </w:p>
    <w:p w:rsidR="00DA6855" w:rsidRDefault="00660AD9">
      <w:pPr>
        <w:pStyle w:val="ListParagraph"/>
        <w:numPr>
          <w:ilvl w:val="0"/>
          <w:numId w:val="9"/>
        </w:numPr>
        <w:tabs>
          <w:tab w:val="left" w:pos="1293"/>
          <w:tab w:val="left" w:pos="1294"/>
        </w:tabs>
        <w:rPr>
          <w:sz w:val="20"/>
        </w:rPr>
      </w:pPr>
      <w:r>
        <w:rPr>
          <w:color w:val="393939"/>
          <w:sz w:val="20"/>
        </w:rPr>
        <w:t>Wait</w:t>
      </w:r>
      <w:r>
        <w:rPr>
          <w:color w:val="393939"/>
          <w:spacing w:val="-4"/>
          <w:sz w:val="20"/>
        </w:rPr>
        <w:t xml:space="preserve"> </w:t>
      </w:r>
      <w:r>
        <w:rPr>
          <w:color w:val="393939"/>
          <w:sz w:val="20"/>
        </w:rPr>
        <w:t>for</w:t>
      </w:r>
      <w:r>
        <w:rPr>
          <w:color w:val="393939"/>
          <w:spacing w:val="-2"/>
          <w:sz w:val="20"/>
        </w:rPr>
        <w:t xml:space="preserve"> </w:t>
      </w:r>
      <w:r>
        <w:rPr>
          <w:color w:val="393939"/>
          <w:sz w:val="20"/>
        </w:rPr>
        <w:t>the</w:t>
      </w:r>
      <w:r>
        <w:rPr>
          <w:color w:val="393939"/>
          <w:spacing w:val="-1"/>
          <w:sz w:val="20"/>
        </w:rPr>
        <w:t xml:space="preserve"> </w:t>
      </w:r>
      <w:r>
        <w:rPr>
          <w:color w:val="393939"/>
          <w:sz w:val="20"/>
        </w:rPr>
        <w:t>“</w:t>
      </w:r>
      <w:r>
        <w:rPr>
          <w:b/>
          <w:color w:val="393939"/>
          <w:sz w:val="20"/>
        </w:rPr>
        <w:t>Done</w:t>
      </w:r>
      <w:r>
        <w:rPr>
          <w:b/>
          <w:color w:val="393939"/>
          <w:spacing w:val="-1"/>
          <w:sz w:val="20"/>
        </w:rPr>
        <w:t xml:space="preserve"> </w:t>
      </w:r>
      <w:r>
        <w:rPr>
          <w:b/>
          <w:color w:val="393939"/>
          <w:sz w:val="20"/>
        </w:rPr>
        <w:t>uploading</w:t>
      </w:r>
      <w:r>
        <w:rPr>
          <w:color w:val="393939"/>
          <w:sz w:val="20"/>
        </w:rPr>
        <w:t>”</w:t>
      </w:r>
      <w:r>
        <w:rPr>
          <w:color w:val="393939"/>
          <w:spacing w:val="-3"/>
          <w:sz w:val="20"/>
        </w:rPr>
        <w:t xml:space="preserve"> </w:t>
      </w:r>
      <w:r>
        <w:rPr>
          <w:color w:val="393939"/>
          <w:sz w:val="20"/>
        </w:rPr>
        <w:t>message.</w:t>
      </w:r>
    </w:p>
    <w:p w:rsidR="00DA6855" w:rsidRDefault="00DA6855">
      <w:pPr>
        <w:rPr>
          <w:sz w:val="20"/>
        </w:rPr>
        <w:sectPr w:rsidR="00DA6855">
          <w:pgSz w:w="11910" w:h="16840"/>
          <w:pgMar w:top="1420" w:right="260" w:bottom="1420" w:left="900" w:header="758" w:footer="1236" w:gutter="0"/>
          <w:cols w:space="720"/>
        </w:sectPr>
      </w:pPr>
    </w:p>
    <w:p w:rsidR="00DA6855" w:rsidRDefault="00AF5842">
      <w:pPr>
        <w:pStyle w:val="BodyText"/>
        <w:rPr>
          <w:sz w:val="20"/>
        </w:rPr>
      </w:pPr>
      <w:r>
        <w:rPr>
          <w:noProof/>
        </w:rPr>
        <w:lastRenderedPageBreak/>
        <mc:AlternateContent>
          <mc:Choice Requires="wpg">
            <w:drawing>
              <wp:anchor distT="0" distB="0" distL="114300" distR="114300" simplePos="0" relativeHeight="486798848" behindDoc="1" locked="0" layoutInCell="1" allowOverlap="1">
                <wp:simplePos x="0" y="0"/>
                <wp:positionH relativeFrom="page">
                  <wp:posOffset>636905</wp:posOffset>
                </wp:positionH>
                <wp:positionV relativeFrom="page">
                  <wp:posOffset>914400</wp:posOffset>
                </wp:positionV>
                <wp:extent cx="6677025" cy="8849995"/>
                <wp:effectExtent l="0" t="0" r="0" b="0"/>
                <wp:wrapNone/>
                <wp:docPr id="64"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8849995"/>
                          <a:chOff x="1003" y="1440"/>
                          <a:chExt cx="10515" cy="13937"/>
                        </a:xfrm>
                      </wpg:grpSpPr>
                      <wps:wsp>
                        <wps:cNvPr id="65" name="Rectangle 66"/>
                        <wps:cNvSpPr>
                          <a:spLocks noChangeArrowheads="1"/>
                        </wps:cNvSpPr>
                        <wps:spPr bwMode="auto">
                          <a:xfrm>
                            <a:off x="1411" y="15366"/>
                            <a:ext cx="9818"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Freeform 65"/>
                        <wps:cNvSpPr>
                          <a:spLocks/>
                        </wps:cNvSpPr>
                        <wps:spPr bwMode="auto">
                          <a:xfrm>
                            <a:off x="1003" y="1440"/>
                            <a:ext cx="10515" cy="13927"/>
                          </a:xfrm>
                          <a:custGeom>
                            <a:avLst/>
                            <a:gdLst>
                              <a:gd name="T0" fmla="+- 0 11518 1003"/>
                              <a:gd name="T1" fmla="*/ T0 w 10515"/>
                              <a:gd name="T2" fmla="+- 0 1440 1440"/>
                              <a:gd name="T3" fmla="*/ 1440 h 13927"/>
                              <a:gd name="T4" fmla="+- 0 11498 1003"/>
                              <a:gd name="T5" fmla="*/ T4 w 10515"/>
                              <a:gd name="T6" fmla="+- 0 1440 1440"/>
                              <a:gd name="T7" fmla="*/ 1440 h 13927"/>
                              <a:gd name="T8" fmla="+- 0 11498 1003"/>
                              <a:gd name="T9" fmla="*/ T8 w 10515"/>
                              <a:gd name="T10" fmla="+- 0 1459 1440"/>
                              <a:gd name="T11" fmla="*/ 1459 h 13927"/>
                              <a:gd name="T12" fmla="+- 0 11498 1003"/>
                              <a:gd name="T13" fmla="*/ T12 w 10515"/>
                              <a:gd name="T14" fmla="+- 0 1560 1440"/>
                              <a:gd name="T15" fmla="*/ 1560 h 13927"/>
                              <a:gd name="T16" fmla="+- 0 11498 1003"/>
                              <a:gd name="T17" fmla="*/ T16 w 10515"/>
                              <a:gd name="T18" fmla="+- 0 15348 1440"/>
                              <a:gd name="T19" fmla="*/ 15348 h 13927"/>
                              <a:gd name="T20" fmla="+- 0 1022 1003"/>
                              <a:gd name="T21" fmla="*/ T20 w 10515"/>
                              <a:gd name="T22" fmla="+- 0 15348 1440"/>
                              <a:gd name="T23" fmla="*/ 15348 h 13927"/>
                              <a:gd name="T24" fmla="+- 0 1022 1003"/>
                              <a:gd name="T25" fmla="*/ T24 w 10515"/>
                              <a:gd name="T26" fmla="+- 0 1560 1440"/>
                              <a:gd name="T27" fmla="*/ 1560 h 13927"/>
                              <a:gd name="T28" fmla="+- 0 1022 1003"/>
                              <a:gd name="T29" fmla="*/ T28 w 10515"/>
                              <a:gd name="T30" fmla="+- 0 1459 1440"/>
                              <a:gd name="T31" fmla="*/ 1459 h 13927"/>
                              <a:gd name="T32" fmla="+- 0 11498 1003"/>
                              <a:gd name="T33" fmla="*/ T32 w 10515"/>
                              <a:gd name="T34" fmla="+- 0 1459 1440"/>
                              <a:gd name="T35" fmla="*/ 1459 h 13927"/>
                              <a:gd name="T36" fmla="+- 0 11498 1003"/>
                              <a:gd name="T37" fmla="*/ T36 w 10515"/>
                              <a:gd name="T38" fmla="+- 0 1440 1440"/>
                              <a:gd name="T39" fmla="*/ 1440 h 13927"/>
                              <a:gd name="T40" fmla="+- 0 1022 1003"/>
                              <a:gd name="T41" fmla="*/ T40 w 10515"/>
                              <a:gd name="T42" fmla="+- 0 1440 1440"/>
                              <a:gd name="T43" fmla="*/ 1440 h 13927"/>
                              <a:gd name="T44" fmla="+- 0 1003 1003"/>
                              <a:gd name="T45" fmla="*/ T44 w 10515"/>
                              <a:gd name="T46" fmla="+- 0 1440 1440"/>
                              <a:gd name="T47" fmla="*/ 1440 h 13927"/>
                              <a:gd name="T48" fmla="+- 0 1003 1003"/>
                              <a:gd name="T49" fmla="*/ T48 w 10515"/>
                              <a:gd name="T50" fmla="+- 0 15367 1440"/>
                              <a:gd name="T51" fmla="*/ 15367 h 13927"/>
                              <a:gd name="T52" fmla="+- 0 1022 1003"/>
                              <a:gd name="T53" fmla="*/ T52 w 10515"/>
                              <a:gd name="T54" fmla="+- 0 15367 1440"/>
                              <a:gd name="T55" fmla="*/ 15367 h 13927"/>
                              <a:gd name="T56" fmla="+- 0 11498 1003"/>
                              <a:gd name="T57" fmla="*/ T56 w 10515"/>
                              <a:gd name="T58" fmla="+- 0 15367 1440"/>
                              <a:gd name="T59" fmla="*/ 15367 h 13927"/>
                              <a:gd name="T60" fmla="+- 0 11518 1003"/>
                              <a:gd name="T61" fmla="*/ T60 w 10515"/>
                              <a:gd name="T62" fmla="+- 0 15367 1440"/>
                              <a:gd name="T63" fmla="*/ 15367 h 13927"/>
                              <a:gd name="T64" fmla="+- 0 11518 1003"/>
                              <a:gd name="T65" fmla="*/ T64 w 10515"/>
                              <a:gd name="T66" fmla="+- 0 15348 1440"/>
                              <a:gd name="T67" fmla="*/ 15348 h 13927"/>
                              <a:gd name="T68" fmla="+- 0 11518 1003"/>
                              <a:gd name="T69" fmla="*/ T68 w 10515"/>
                              <a:gd name="T70" fmla="+- 0 1560 1440"/>
                              <a:gd name="T71" fmla="*/ 1560 h 13927"/>
                              <a:gd name="T72" fmla="+- 0 11518 1003"/>
                              <a:gd name="T73" fmla="*/ T72 w 10515"/>
                              <a:gd name="T74" fmla="+- 0 1459 1440"/>
                              <a:gd name="T75" fmla="*/ 1459 h 13927"/>
                              <a:gd name="T76" fmla="+- 0 11518 1003"/>
                              <a:gd name="T77" fmla="*/ T76 w 10515"/>
                              <a:gd name="T78" fmla="+- 0 1440 1440"/>
                              <a:gd name="T79" fmla="*/ 1440 h 139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5" h="13927">
                                <a:moveTo>
                                  <a:pt x="10515" y="0"/>
                                </a:moveTo>
                                <a:lnTo>
                                  <a:pt x="10495" y="0"/>
                                </a:lnTo>
                                <a:lnTo>
                                  <a:pt x="10495" y="19"/>
                                </a:lnTo>
                                <a:lnTo>
                                  <a:pt x="10495" y="120"/>
                                </a:lnTo>
                                <a:lnTo>
                                  <a:pt x="10495" y="13908"/>
                                </a:lnTo>
                                <a:lnTo>
                                  <a:pt x="19" y="13908"/>
                                </a:lnTo>
                                <a:lnTo>
                                  <a:pt x="19" y="120"/>
                                </a:lnTo>
                                <a:lnTo>
                                  <a:pt x="19" y="19"/>
                                </a:lnTo>
                                <a:lnTo>
                                  <a:pt x="10495" y="19"/>
                                </a:lnTo>
                                <a:lnTo>
                                  <a:pt x="10495" y="0"/>
                                </a:lnTo>
                                <a:lnTo>
                                  <a:pt x="19" y="0"/>
                                </a:lnTo>
                                <a:lnTo>
                                  <a:pt x="0" y="0"/>
                                </a:lnTo>
                                <a:lnTo>
                                  <a:pt x="0" y="13927"/>
                                </a:lnTo>
                                <a:lnTo>
                                  <a:pt x="19" y="13927"/>
                                </a:lnTo>
                                <a:lnTo>
                                  <a:pt x="10495" y="13927"/>
                                </a:lnTo>
                                <a:lnTo>
                                  <a:pt x="10515" y="13927"/>
                                </a:lnTo>
                                <a:lnTo>
                                  <a:pt x="10515" y="13908"/>
                                </a:lnTo>
                                <a:lnTo>
                                  <a:pt x="10515" y="120"/>
                                </a:lnTo>
                                <a:lnTo>
                                  <a:pt x="10515" y="19"/>
                                </a:lnTo>
                                <a:lnTo>
                                  <a:pt x="105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7" name="Picture 64" descr="https://i2.wp.com/randomnerdtutorials.com/wp-content/uploads/2018/05/serial-monitor.png?resize=745%2C109&amp;ss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053" y="3568"/>
                            <a:ext cx="8294" cy="9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 name="Picture 63" descr="https://i2.wp.com/randomnerdtutorials.com/wp-content/uploads/2018/07/ESP-IP-address-1.png?resize=739%2C222&amp;ssl=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939" y="5720"/>
                            <a:ext cx="8637" cy="25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62" descr="https://i2.wp.com/randomnerdtutorials.com/wp-content/uploads/2018/07/esp32-web-server-outputs.png?resize=623%2C435&amp;ssl=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402" y="9866"/>
                            <a:ext cx="5714" cy="399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DDB3454" id="Group 61" o:spid="_x0000_s1026" style="position:absolute;margin-left:50.15pt;margin-top:1in;width:525.75pt;height:696.85pt;z-index:-16517632;mso-position-horizontal-relative:page;mso-position-vertical-relative:page" coordorigin="1003,1440" coordsize="10515,13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">
                <v:rect id="Rectangle 66" o:spid="_x0000_s1027" style="position:absolute;left:1411;top:15366;width:981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" fillcolor="#d9d9d9" stroked="f"/>
                <v:shape id="Freeform 65" o:spid="_x0000_s1028" style="position:absolute;left:1003;top:1440;width:10515;height:13927;visibility:visible;mso-wrap-style:square;v-text-anchor:top" coordsize="10515,13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" path="m10515,r-20,l10495,19r,101l10495,13908r-10476,l19,120,19,19r10476,l10495,,19,,,,,13927r19,l10495,13927r20,l10515,13908r,-13788l10515,19r,-19xe" fillcolor="black" stroked="f">
                  <v:path arrowok="t" o:connecttype="custom" o:connectlocs="10515,1440;10495,1440;10495,1459;10495,1560;10495,15348;19,15348;19,1560;19,1459;10495,1459;10495,1440;19,1440;0,1440;0,15367;19,15367;10495,15367;10515,15367;10515,15348;10515,1560;10515,1459;10515,1440" o:connectangles="0,0,0,0,0,0,0,0,0,0,0,0,0,0,0,0,0,0,0,0"/>
                </v:shape>
                <v:shape id="Picture 64" o:spid="_x0000_s1029" type="#_x0000_t75" alt="https://i2.wp.com/randomnerdtutorials.com/wp-content/uploads/2018/05/serial-monitor.png?resize=745%2C109&amp;ssl=1" style="position:absolute;left:2053;top:3568;width:8294;height: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">
                  <v:imagedata r:id="rId43" o:title="serial-monitor"/>
                </v:shape>
                <v:shape id="Picture 63" o:spid="_x0000_s1030" type="#_x0000_t75" alt="https://i2.wp.com/randomnerdtutorials.com/wp-content/uploads/2018/07/ESP-IP-address-1.png?resize=739%2C222&amp;ssl=1" style="position:absolute;left:1939;top:5720;width:8637;height:2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">
                  <v:imagedata r:id="rId44" o:title="ESP-IP-address-1"/>
                </v:shape>
                <v:shape id="Picture 62" o:spid="_x0000_s1031" type="#_x0000_t75" alt="https://i2.wp.com/randomnerdtutorials.com/wp-content/uploads/2018/07/esp32-web-server-outputs.png?resize=623%2C435&amp;ssl=1" style="position:absolute;left:3402;top:9866;width:5714;height: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">
                  <v:imagedata r:id="rId45" o:title="esp32-web-server-outputs"/>
                </v:shape>
                <w10:wrap anchorx="page" anchory="page"/>
              </v:group>
            </w:pict>
          </mc:Fallback>
        </mc:AlternateContent>
      </w:r>
    </w:p>
    <w:p w:rsidR="00DA6855" w:rsidRDefault="00DA6855">
      <w:pPr>
        <w:pStyle w:val="BodyText"/>
        <w:rPr>
          <w:sz w:val="20"/>
        </w:rPr>
      </w:pPr>
    </w:p>
    <w:p w:rsidR="00DA6855" w:rsidRDefault="00DA6855">
      <w:pPr>
        <w:pStyle w:val="BodyText"/>
        <w:rPr>
          <w:sz w:val="20"/>
        </w:rPr>
      </w:pPr>
    </w:p>
    <w:p w:rsidR="00DA6855" w:rsidRDefault="00DA6855">
      <w:pPr>
        <w:pStyle w:val="BodyText"/>
        <w:spacing w:before="5"/>
      </w:pPr>
    </w:p>
    <w:p w:rsidR="00DA6855" w:rsidRDefault="00660AD9">
      <w:pPr>
        <w:pStyle w:val="ListParagraph"/>
        <w:numPr>
          <w:ilvl w:val="0"/>
          <w:numId w:val="11"/>
        </w:numPr>
        <w:tabs>
          <w:tab w:val="left" w:pos="935"/>
        </w:tabs>
        <w:ind w:hanging="361"/>
        <w:rPr>
          <w:b/>
          <w:color w:val="393939"/>
          <w:sz w:val="20"/>
        </w:rPr>
      </w:pPr>
      <w:r>
        <w:rPr>
          <w:b/>
          <w:color w:val="393939"/>
          <w:sz w:val="20"/>
        </w:rPr>
        <w:t>Finding</w:t>
      </w:r>
      <w:r>
        <w:rPr>
          <w:b/>
          <w:color w:val="393939"/>
          <w:spacing w:val="-2"/>
          <w:sz w:val="20"/>
        </w:rPr>
        <w:t xml:space="preserve"> </w:t>
      </w:r>
      <w:r>
        <w:rPr>
          <w:b/>
          <w:color w:val="393939"/>
          <w:sz w:val="20"/>
        </w:rPr>
        <w:t>the</w:t>
      </w:r>
      <w:r>
        <w:rPr>
          <w:b/>
          <w:color w:val="393939"/>
          <w:spacing w:val="-2"/>
          <w:sz w:val="20"/>
        </w:rPr>
        <w:t xml:space="preserve"> </w:t>
      </w:r>
      <w:r>
        <w:rPr>
          <w:b/>
          <w:color w:val="393939"/>
          <w:sz w:val="20"/>
        </w:rPr>
        <w:t>ESP32</w:t>
      </w:r>
      <w:r>
        <w:rPr>
          <w:b/>
          <w:color w:val="393939"/>
          <w:spacing w:val="-3"/>
          <w:sz w:val="20"/>
        </w:rPr>
        <w:t xml:space="preserve"> </w:t>
      </w:r>
      <w:r>
        <w:rPr>
          <w:b/>
          <w:color w:val="393939"/>
          <w:sz w:val="20"/>
        </w:rPr>
        <w:t>IP</w:t>
      </w:r>
      <w:r>
        <w:rPr>
          <w:b/>
          <w:color w:val="393939"/>
          <w:spacing w:val="1"/>
          <w:sz w:val="20"/>
        </w:rPr>
        <w:t xml:space="preserve"> </w:t>
      </w:r>
      <w:r>
        <w:rPr>
          <w:b/>
          <w:color w:val="393939"/>
          <w:sz w:val="20"/>
        </w:rPr>
        <w:t>Address</w:t>
      </w:r>
    </w:p>
    <w:p w:rsidR="00DA6855" w:rsidRDefault="00660AD9">
      <w:pPr>
        <w:spacing w:before="154"/>
        <w:ind w:left="213"/>
        <w:rPr>
          <w:sz w:val="20"/>
        </w:rPr>
      </w:pPr>
      <w:r>
        <w:rPr>
          <w:color w:val="393939"/>
          <w:sz w:val="20"/>
        </w:rPr>
        <w:t>After</w:t>
      </w:r>
      <w:r>
        <w:rPr>
          <w:color w:val="393939"/>
          <w:spacing w:val="-3"/>
          <w:sz w:val="20"/>
        </w:rPr>
        <w:t xml:space="preserve"> </w:t>
      </w:r>
      <w:r>
        <w:rPr>
          <w:color w:val="393939"/>
          <w:sz w:val="20"/>
        </w:rPr>
        <w:t>uploading</w:t>
      </w:r>
      <w:r>
        <w:rPr>
          <w:color w:val="393939"/>
          <w:spacing w:val="-2"/>
          <w:sz w:val="20"/>
        </w:rPr>
        <w:t xml:space="preserve"> </w:t>
      </w:r>
      <w:r>
        <w:rPr>
          <w:color w:val="393939"/>
          <w:sz w:val="20"/>
        </w:rPr>
        <w:t>the</w:t>
      </w:r>
      <w:r>
        <w:rPr>
          <w:color w:val="393939"/>
          <w:spacing w:val="-3"/>
          <w:sz w:val="20"/>
        </w:rPr>
        <w:t xml:space="preserve"> </w:t>
      </w:r>
      <w:r>
        <w:rPr>
          <w:color w:val="393939"/>
          <w:sz w:val="20"/>
        </w:rPr>
        <w:t>code,</w:t>
      </w:r>
      <w:r>
        <w:rPr>
          <w:color w:val="393939"/>
          <w:spacing w:val="-2"/>
          <w:sz w:val="20"/>
        </w:rPr>
        <w:t xml:space="preserve"> </w:t>
      </w:r>
      <w:r>
        <w:rPr>
          <w:color w:val="393939"/>
          <w:sz w:val="20"/>
        </w:rPr>
        <w:t>open</w:t>
      </w:r>
      <w:r>
        <w:rPr>
          <w:color w:val="393939"/>
          <w:spacing w:val="-2"/>
          <w:sz w:val="20"/>
        </w:rPr>
        <w:t xml:space="preserve"> </w:t>
      </w:r>
      <w:r>
        <w:rPr>
          <w:color w:val="393939"/>
          <w:sz w:val="20"/>
        </w:rPr>
        <w:t>the</w:t>
      </w:r>
      <w:r>
        <w:rPr>
          <w:color w:val="393939"/>
          <w:spacing w:val="-1"/>
          <w:sz w:val="20"/>
        </w:rPr>
        <w:t xml:space="preserve"> </w:t>
      </w:r>
      <w:r>
        <w:rPr>
          <w:color w:val="393939"/>
          <w:sz w:val="20"/>
        </w:rPr>
        <w:t>Serial</w:t>
      </w:r>
      <w:r>
        <w:rPr>
          <w:color w:val="393939"/>
          <w:spacing w:val="-1"/>
          <w:sz w:val="20"/>
        </w:rPr>
        <w:t xml:space="preserve"> </w:t>
      </w:r>
      <w:r>
        <w:rPr>
          <w:color w:val="393939"/>
          <w:sz w:val="20"/>
        </w:rPr>
        <w:t>Monitor</w:t>
      </w:r>
      <w:r>
        <w:rPr>
          <w:color w:val="393939"/>
          <w:spacing w:val="-2"/>
          <w:sz w:val="20"/>
        </w:rPr>
        <w:t xml:space="preserve"> </w:t>
      </w:r>
      <w:r>
        <w:rPr>
          <w:color w:val="393939"/>
          <w:sz w:val="20"/>
        </w:rPr>
        <w:t>at</w:t>
      </w:r>
      <w:r>
        <w:rPr>
          <w:color w:val="393939"/>
          <w:spacing w:val="-3"/>
          <w:sz w:val="20"/>
        </w:rPr>
        <w:t xml:space="preserve"> </w:t>
      </w:r>
      <w:r>
        <w:rPr>
          <w:color w:val="393939"/>
          <w:sz w:val="20"/>
        </w:rPr>
        <w:t>a</w:t>
      </w:r>
      <w:r>
        <w:rPr>
          <w:color w:val="393939"/>
          <w:spacing w:val="2"/>
          <w:sz w:val="20"/>
        </w:rPr>
        <w:t xml:space="preserve"> </w:t>
      </w:r>
      <w:r>
        <w:rPr>
          <w:color w:val="393939"/>
          <w:sz w:val="20"/>
        </w:rPr>
        <w:t>baud rate</w:t>
      </w:r>
      <w:r>
        <w:rPr>
          <w:color w:val="393939"/>
          <w:spacing w:val="-1"/>
          <w:sz w:val="20"/>
        </w:rPr>
        <w:t xml:space="preserve"> </w:t>
      </w:r>
      <w:r>
        <w:rPr>
          <w:color w:val="393939"/>
          <w:sz w:val="20"/>
        </w:rPr>
        <w:t>of 115200.</w:t>
      </w: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660AD9">
      <w:pPr>
        <w:spacing w:before="159"/>
        <w:ind w:left="213" w:right="545"/>
        <w:rPr>
          <w:sz w:val="20"/>
        </w:rPr>
      </w:pPr>
      <w:r>
        <w:rPr>
          <w:color w:val="393939"/>
          <w:sz w:val="20"/>
        </w:rPr>
        <w:t>Press the ESP32 EN button (reset). The ESP32 connects to Wi-Fi, and outputs the ESP IP address on the Serial</w:t>
      </w:r>
      <w:r>
        <w:rPr>
          <w:color w:val="393939"/>
          <w:spacing w:val="-53"/>
          <w:sz w:val="20"/>
        </w:rPr>
        <w:t xml:space="preserve"> </w:t>
      </w:r>
      <w:r>
        <w:rPr>
          <w:color w:val="393939"/>
          <w:sz w:val="20"/>
        </w:rPr>
        <w:t>Monitor.</w:t>
      </w:r>
      <w:r>
        <w:rPr>
          <w:color w:val="393939"/>
          <w:spacing w:val="-1"/>
          <w:sz w:val="20"/>
        </w:rPr>
        <w:t xml:space="preserve"> </w:t>
      </w:r>
      <w:r>
        <w:rPr>
          <w:b/>
          <w:color w:val="393939"/>
          <w:sz w:val="20"/>
        </w:rPr>
        <w:t>Copy</w:t>
      </w:r>
      <w:r>
        <w:rPr>
          <w:b/>
          <w:color w:val="393939"/>
          <w:spacing w:val="-1"/>
          <w:sz w:val="20"/>
        </w:rPr>
        <w:t xml:space="preserve"> </w:t>
      </w:r>
      <w:r>
        <w:rPr>
          <w:b/>
          <w:color w:val="393939"/>
          <w:sz w:val="20"/>
        </w:rPr>
        <w:t>that</w:t>
      </w:r>
      <w:r>
        <w:rPr>
          <w:b/>
          <w:color w:val="393939"/>
          <w:spacing w:val="-2"/>
          <w:sz w:val="20"/>
        </w:rPr>
        <w:t xml:space="preserve"> </w:t>
      </w:r>
      <w:r>
        <w:rPr>
          <w:b/>
          <w:color w:val="393939"/>
          <w:sz w:val="20"/>
        </w:rPr>
        <w:t>IP</w:t>
      </w:r>
      <w:r>
        <w:rPr>
          <w:b/>
          <w:color w:val="393939"/>
          <w:spacing w:val="1"/>
          <w:sz w:val="20"/>
        </w:rPr>
        <w:t xml:space="preserve"> </w:t>
      </w:r>
      <w:r>
        <w:rPr>
          <w:b/>
          <w:color w:val="393939"/>
          <w:sz w:val="20"/>
        </w:rPr>
        <w:t>address</w:t>
      </w:r>
      <w:r>
        <w:rPr>
          <w:color w:val="393939"/>
          <w:sz w:val="20"/>
        </w:rPr>
        <w:t>,</w:t>
      </w:r>
      <w:r>
        <w:rPr>
          <w:color w:val="393939"/>
          <w:spacing w:val="1"/>
          <w:sz w:val="20"/>
        </w:rPr>
        <w:t xml:space="preserve"> </w:t>
      </w:r>
      <w:r>
        <w:rPr>
          <w:color w:val="393939"/>
          <w:sz w:val="20"/>
        </w:rPr>
        <w:t>because</w:t>
      </w:r>
      <w:r>
        <w:rPr>
          <w:color w:val="393939"/>
          <w:spacing w:val="2"/>
          <w:sz w:val="20"/>
        </w:rPr>
        <w:t xml:space="preserve"> </w:t>
      </w:r>
      <w:r>
        <w:rPr>
          <w:color w:val="393939"/>
          <w:sz w:val="20"/>
        </w:rPr>
        <w:t xml:space="preserve">you </w:t>
      </w:r>
      <w:r>
        <w:rPr>
          <w:b/>
          <w:color w:val="393939"/>
          <w:sz w:val="20"/>
        </w:rPr>
        <w:t>need</w:t>
      </w:r>
      <w:r>
        <w:rPr>
          <w:b/>
          <w:color w:val="393939"/>
          <w:spacing w:val="-2"/>
          <w:sz w:val="20"/>
        </w:rPr>
        <w:t xml:space="preserve"> </w:t>
      </w:r>
      <w:r>
        <w:rPr>
          <w:b/>
          <w:color w:val="393939"/>
          <w:sz w:val="20"/>
        </w:rPr>
        <w:t>it to</w:t>
      </w:r>
      <w:r>
        <w:rPr>
          <w:b/>
          <w:color w:val="393939"/>
          <w:spacing w:val="-1"/>
          <w:sz w:val="20"/>
        </w:rPr>
        <w:t xml:space="preserve"> </w:t>
      </w:r>
      <w:r>
        <w:rPr>
          <w:b/>
          <w:color w:val="393939"/>
          <w:sz w:val="20"/>
        </w:rPr>
        <w:t>access</w:t>
      </w:r>
      <w:r>
        <w:rPr>
          <w:b/>
          <w:color w:val="393939"/>
          <w:spacing w:val="-1"/>
          <w:sz w:val="20"/>
        </w:rPr>
        <w:t xml:space="preserve"> </w:t>
      </w:r>
      <w:r>
        <w:rPr>
          <w:b/>
          <w:color w:val="393939"/>
          <w:sz w:val="20"/>
        </w:rPr>
        <w:t>the</w:t>
      </w:r>
      <w:r>
        <w:rPr>
          <w:b/>
          <w:color w:val="393939"/>
          <w:spacing w:val="1"/>
          <w:sz w:val="20"/>
        </w:rPr>
        <w:t xml:space="preserve"> </w:t>
      </w:r>
      <w:r>
        <w:rPr>
          <w:b/>
          <w:color w:val="393939"/>
          <w:sz w:val="20"/>
        </w:rPr>
        <w:t>ESP32</w:t>
      </w:r>
      <w:r>
        <w:rPr>
          <w:b/>
          <w:color w:val="393939"/>
          <w:spacing w:val="-2"/>
          <w:sz w:val="20"/>
        </w:rPr>
        <w:t xml:space="preserve"> </w:t>
      </w:r>
      <w:r>
        <w:rPr>
          <w:b/>
          <w:color w:val="393939"/>
          <w:sz w:val="20"/>
        </w:rPr>
        <w:t>web</w:t>
      </w:r>
      <w:r>
        <w:rPr>
          <w:b/>
          <w:color w:val="393939"/>
          <w:spacing w:val="-1"/>
          <w:sz w:val="20"/>
        </w:rPr>
        <w:t xml:space="preserve"> </w:t>
      </w:r>
      <w:r>
        <w:rPr>
          <w:b/>
          <w:color w:val="393939"/>
          <w:sz w:val="20"/>
        </w:rPr>
        <w:t>server</w:t>
      </w:r>
      <w:r>
        <w:rPr>
          <w:color w:val="393939"/>
          <w:sz w:val="20"/>
        </w:rPr>
        <w:t>.</w:t>
      </w: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spacing w:before="4"/>
        <w:rPr>
          <w:sz w:val="20"/>
        </w:rPr>
      </w:pPr>
    </w:p>
    <w:p w:rsidR="00DA6855" w:rsidRDefault="00660AD9">
      <w:pPr>
        <w:pStyle w:val="ListParagraph"/>
        <w:numPr>
          <w:ilvl w:val="0"/>
          <w:numId w:val="11"/>
        </w:numPr>
        <w:tabs>
          <w:tab w:val="left" w:pos="935"/>
        </w:tabs>
        <w:ind w:hanging="361"/>
        <w:rPr>
          <w:b/>
          <w:color w:val="393939"/>
          <w:sz w:val="20"/>
        </w:rPr>
      </w:pPr>
      <w:r>
        <w:rPr>
          <w:b/>
          <w:color w:val="393939"/>
          <w:sz w:val="20"/>
        </w:rPr>
        <w:t>Accessing</w:t>
      </w:r>
      <w:r>
        <w:rPr>
          <w:b/>
          <w:color w:val="393939"/>
          <w:spacing w:val="-2"/>
          <w:sz w:val="20"/>
        </w:rPr>
        <w:t xml:space="preserve"> </w:t>
      </w:r>
      <w:r>
        <w:rPr>
          <w:b/>
          <w:color w:val="393939"/>
          <w:sz w:val="20"/>
        </w:rPr>
        <w:t>the</w:t>
      </w:r>
      <w:r>
        <w:rPr>
          <w:b/>
          <w:color w:val="393939"/>
          <w:spacing w:val="-3"/>
          <w:sz w:val="20"/>
        </w:rPr>
        <w:t xml:space="preserve"> </w:t>
      </w:r>
      <w:r>
        <w:rPr>
          <w:b/>
          <w:color w:val="393939"/>
          <w:sz w:val="20"/>
        </w:rPr>
        <w:t>Web Server</w:t>
      </w:r>
    </w:p>
    <w:p w:rsidR="00DA6855" w:rsidRDefault="00DA6855">
      <w:pPr>
        <w:pStyle w:val="BodyText"/>
        <w:spacing w:before="7"/>
        <w:rPr>
          <w:b/>
          <w:sz w:val="23"/>
        </w:rPr>
      </w:pPr>
    </w:p>
    <w:p w:rsidR="00DA6855" w:rsidRDefault="00660AD9">
      <w:pPr>
        <w:ind w:left="213" w:right="545"/>
        <w:rPr>
          <w:b/>
          <w:sz w:val="20"/>
        </w:rPr>
      </w:pPr>
      <w:r>
        <w:rPr>
          <w:color w:val="393939"/>
          <w:sz w:val="20"/>
        </w:rPr>
        <w:t>To</w:t>
      </w:r>
      <w:r>
        <w:rPr>
          <w:color w:val="393939"/>
          <w:spacing w:val="-5"/>
          <w:sz w:val="20"/>
        </w:rPr>
        <w:t xml:space="preserve"> </w:t>
      </w:r>
      <w:r>
        <w:rPr>
          <w:color w:val="393939"/>
          <w:sz w:val="20"/>
        </w:rPr>
        <w:t>access</w:t>
      </w:r>
      <w:r>
        <w:rPr>
          <w:color w:val="393939"/>
          <w:spacing w:val="-3"/>
          <w:sz w:val="20"/>
        </w:rPr>
        <w:t xml:space="preserve"> </w:t>
      </w:r>
      <w:r>
        <w:rPr>
          <w:color w:val="393939"/>
          <w:sz w:val="20"/>
        </w:rPr>
        <w:t>the</w:t>
      </w:r>
      <w:r>
        <w:rPr>
          <w:color w:val="393939"/>
          <w:spacing w:val="-4"/>
          <w:sz w:val="20"/>
        </w:rPr>
        <w:t xml:space="preserve"> </w:t>
      </w:r>
      <w:r>
        <w:rPr>
          <w:color w:val="393939"/>
          <w:sz w:val="20"/>
        </w:rPr>
        <w:t>web</w:t>
      </w:r>
      <w:r>
        <w:rPr>
          <w:color w:val="393939"/>
          <w:spacing w:val="-4"/>
          <w:sz w:val="20"/>
        </w:rPr>
        <w:t xml:space="preserve"> </w:t>
      </w:r>
      <w:r>
        <w:rPr>
          <w:color w:val="393939"/>
          <w:sz w:val="20"/>
        </w:rPr>
        <w:t>server,</w:t>
      </w:r>
      <w:r>
        <w:rPr>
          <w:color w:val="393939"/>
          <w:spacing w:val="-1"/>
          <w:sz w:val="20"/>
        </w:rPr>
        <w:t xml:space="preserve"> </w:t>
      </w:r>
      <w:r>
        <w:rPr>
          <w:color w:val="393939"/>
          <w:sz w:val="20"/>
        </w:rPr>
        <w:t>open your</w:t>
      </w:r>
      <w:r>
        <w:rPr>
          <w:color w:val="393939"/>
          <w:spacing w:val="-4"/>
          <w:sz w:val="20"/>
        </w:rPr>
        <w:t xml:space="preserve"> </w:t>
      </w:r>
      <w:r>
        <w:rPr>
          <w:color w:val="393939"/>
          <w:sz w:val="20"/>
        </w:rPr>
        <w:t>browser,</w:t>
      </w:r>
      <w:r>
        <w:rPr>
          <w:color w:val="393939"/>
          <w:spacing w:val="-2"/>
          <w:sz w:val="20"/>
        </w:rPr>
        <w:t xml:space="preserve"> </w:t>
      </w:r>
      <w:r>
        <w:rPr>
          <w:color w:val="393939"/>
          <w:sz w:val="20"/>
        </w:rPr>
        <w:t>paste</w:t>
      </w:r>
      <w:r>
        <w:rPr>
          <w:color w:val="393939"/>
          <w:spacing w:val="-2"/>
          <w:sz w:val="20"/>
        </w:rPr>
        <w:t xml:space="preserve"> </w:t>
      </w:r>
      <w:r>
        <w:rPr>
          <w:color w:val="393939"/>
          <w:sz w:val="20"/>
        </w:rPr>
        <w:t>the</w:t>
      </w:r>
      <w:r>
        <w:rPr>
          <w:color w:val="393939"/>
          <w:spacing w:val="-5"/>
          <w:sz w:val="20"/>
        </w:rPr>
        <w:t xml:space="preserve"> </w:t>
      </w:r>
      <w:r>
        <w:rPr>
          <w:color w:val="393939"/>
          <w:sz w:val="20"/>
        </w:rPr>
        <w:t>ESP32</w:t>
      </w:r>
      <w:r>
        <w:rPr>
          <w:color w:val="393939"/>
          <w:spacing w:val="-3"/>
          <w:sz w:val="20"/>
        </w:rPr>
        <w:t xml:space="preserve"> </w:t>
      </w:r>
      <w:r>
        <w:rPr>
          <w:color w:val="393939"/>
          <w:sz w:val="20"/>
        </w:rPr>
        <w:t>IP</w:t>
      </w:r>
      <w:r>
        <w:rPr>
          <w:color w:val="393939"/>
          <w:spacing w:val="-3"/>
          <w:sz w:val="20"/>
        </w:rPr>
        <w:t xml:space="preserve"> </w:t>
      </w:r>
      <w:r>
        <w:rPr>
          <w:color w:val="393939"/>
          <w:sz w:val="20"/>
        </w:rPr>
        <w:t>address,</w:t>
      </w:r>
      <w:r>
        <w:rPr>
          <w:color w:val="393939"/>
          <w:spacing w:val="-4"/>
          <w:sz w:val="20"/>
        </w:rPr>
        <w:t xml:space="preserve"> </w:t>
      </w:r>
      <w:r>
        <w:rPr>
          <w:color w:val="393939"/>
          <w:sz w:val="20"/>
        </w:rPr>
        <w:t>and</w:t>
      </w:r>
      <w:r>
        <w:rPr>
          <w:color w:val="393939"/>
          <w:spacing w:val="-3"/>
          <w:sz w:val="20"/>
        </w:rPr>
        <w:t xml:space="preserve"> </w:t>
      </w:r>
      <w:r>
        <w:rPr>
          <w:color w:val="393939"/>
          <w:sz w:val="20"/>
        </w:rPr>
        <w:t>you’ll</w:t>
      </w:r>
      <w:r>
        <w:rPr>
          <w:color w:val="393939"/>
          <w:spacing w:val="-5"/>
          <w:sz w:val="20"/>
        </w:rPr>
        <w:t xml:space="preserve"> </w:t>
      </w:r>
      <w:r>
        <w:rPr>
          <w:color w:val="393939"/>
          <w:sz w:val="20"/>
        </w:rPr>
        <w:t>see</w:t>
      </w:r>
      <w:r>
        <w:rPr>
          <w:color w:val="393939"/>
          <w:spacing w:val="-2"/>
          <w:sz w:val="20"/>
        </w:rPr>
        <w:t xml:space="preserve"> </w:t>
      </w:r>
      <w:r>
        <w:rPr>
          <w:color w:val="393939"/>
          <w:sz w:val="20"/>
        </w:rPr>
        <w:t>the</w:t>
      </w:r>
      <w:r>
        <w:rPr>
          <w:color w:val="393939"/>
          <w:spacing w:val="-3"/>
          <w:sz w:val="20"/>
        </w:rPr>
        <w:t xml:space="preserve"> </w:t>
      </w:r>
      <w:r>
        <w:rPr>
          <w:color w:val="393939"/>
          <w:sz w:val="20"/>
        </w:rPr>
        <w:t>following</w:t>
      </w:r>
      <w:r>
        <w:rPr>
          <w:color w:val="393939"/>
          <w:spacing w:val="-5"/>
          <w:sz w:val="20"/>
        </w:rPr>
        <w:t xml:space="preserve"> </w:t>
      </w:r>
      <w:r>
        <w:rPr>
          <w:color w:val="393939"/>
          <w:sz w:val="20"/>
        </w:rPr>
        <w:t>page.</w:t>
      </w:r>
      <w:r>
        <w:rPr>
          <w:color w:val="393939"/>
          <w:spacing w:val="-5"/>
          <w:sz w:val="20"/>
        </w:rPr>
        <w:t xml:space="preserve"> </w:t>
      </w:r>
      <w:r>
        <w:rPr>
          <w:color w:val="393939"/>
          <w:sz w:val="20"/>
        </w:rPr>
        <w:t>In</w:t>
      </w:r>
      <w:r>
        <w:rPr>
          <w:color w:val="393939"/>
          <w:spacing w:val="1"/>
          <w:sz w:val="20"/>
        </w:rPr>
        <w:t xml:space="preserve"> </w:t>
      </w:r>
      <w:r>
        <w:rPr>
          <w:color w:val="393939"/>
          <w:sz w:val="20"/>
        </w:rPr>
        <w:t>our</w:t>
      </w:r>
      <w:r>
        <w:rPr>
          <w:color w:val="393939"/>
          <w:spacing w:val="-1"/>
          <w:sz w:val="20"/>
        </w:rPr>
        <w:t xml:space="preserve"> </w:t>
      </w:r>
      <w:r>
        <w:rPr>
          <w:color w:val="393939"/>
          <w:sz w:val="20"/>
        </w:rPr>
        <w:t>case</w:t>
      </w:r>
      <w:r>
        <w:rPr>
          <w:color w:val="393939"/>
          <w:spacing w:val="-1"/>
          <w:sz w:val="20"/>
        </w:rPr>
        <w:t xml:space="preserve"> </w:t>
      </w:r>
      <w:r>
        <w:rPr>
          <w:color w:val="393939"/>
          <w:sz w:val="20"/>
        </w:rPr>
        <w:t>it is</w:t>
      </w:r>
      <w:r>
        <w:rPr>
          <w:color w:val="393939"/>
          <w:spacing w:val="2"/>
          <w:sz w:val="20"/>
        </w:rPr>
        <w:t xml:space="preserve"> </w:t>
      </w:r>
      <w:r>
        <w:rPr>
          <w:b/>
          <w:color w:val="FF0000"/>
          <w:sz w:val="20"/>
        </w:rPr>
        <w:t>192.168.1.135</w:t>
      </w:r>
      <w:r>
        <w:rPr>
          <w:color w:val="393939"/>
          <w:sz w:val="20"/>
        </w:rPr>
        <w:t>.</w:t>
      </w:r>
      <w:r>
        <w:rPr>
          <w:color w:val="393939"/>
          <w:spacing w:val="-1"/>
          <w:sz w:val="20"/>
        </w:rPr>
        <w:t xml:space="preserve"> </w:t>
      </w:r>
      <w:r>
        <w:rPr>
          <w:color w:val="393939"/>
          <w:sz w:val="20"/>
        </w:rPr>
        <w:t>(</w:t>
      </w:r>
      <w:r>
        <w:rPr>
          <w:b/>
          <w:color w:val="393939"/>
          <w:sz w:val="20"/>
        </w:rPr>
        <w:t>depend</w:t>
      </w:r>
      <w:r>
        <w:rPr>
          <w:b/>
          <w:color w:val="393939"/>
          <w:spacing w:val="-1"/>
          <w:sz w:val="20"/>
        </w:rPr>
        <w:t xml:space="preserve"> </w:t>
      </w:r>
      <w:r>
        <w:rPr>
          <w:b/>
          <w:color w:val="393939"/>
          <w:sz w:val="20"/>
        </w:rPr>
        <w:t>on</w:t>
      </w:r>
      <w:r>
        <w:rPr>
          <w:b/>
          <w:color w:val="393939"/>
          <w:spacing w:val="2"/>
          <w:sz w:val="20"/>
        </w:rPr>
        <w:t xml:space="preserve"> </w:t>
      </w:r>
      <w:r>
        <w:rPr>
          <w:b/>
          <w:color w:val="393939"/>
          <w:sz w:val="20"/>
        </w:rPr>
        <w:t>your</w:t>
      </w:r>
      <w:r>
        <w:rPr>
          <w:b/>
          <w:color w:val="393939"/>
          <w:spacing w:val="1"/>
          <w:sz w:val="20"/>
        </w:rPr>
        <w:t xml:space="preserve"> </w:t>
      </w:r>
      <w:r>
        <w:rPr>
          <w:b/>
          <w:color w:val="393939"/>
          <w:sz w:val="20"/>
        </w:rPr>
        <w:t>IP</w:t>
      </w:r>
      <w:r>
        <w:rPr>
          <w:b/>
          <w:color w:val="393939"/>
          <w:spacing w:val="-1"/>
          <w:sz w:val="20"/>
        </w:rPr>
        <w:t xml:space="preserve"> </w:t>
      </w:r>
      <w:r>
        <w:rPr>
          <w:b/>
          <w:color w:val="393939"/>
          <w:sz w:val="20"/>
        </w:rPr>
        <w:t>stated</w:t>
      </w:r>
      <w:r>
        <w:rPr>
          <w:b/>
          <w:color w:val="393939"/>
          <w:spacing w:val="-1"/>
          <w:sz w:val="20"/>
        </w:rPr>
        <w:t xml:space="preserve"> </w:t>
      </w:r>
      <w:r>
        <w:rPr>
          <w:b/>
          <w:color w:val="393939"/>
          <w:sz w:val="20"/>
        </w:rPr>
        <w:t>in</w:t>
      </w:r>
      <w:r>
        <w:rPr>
          <w:b/>
          <w:color w:val="393939"/>
          <w:spacing w:val="-1"/>
          <w:sz w:val="20"/>
        </w:rPr>
        <w:t xml:space="preserve"> </w:t>
      </w:r>
      <w:r>
        <w:rPr>
          <w:b/>
          <w:color w:val="393939"/>
          <w:sz w:val="20"/>
        </w:rPr>
        <w:t>Serial</w:t>
      </w:r>
      <w:r>
        <w:rPr>
          <w:b/>
          <w:color w:val="393939"/>
          <w:spacing w:val="-1"/>
          <w:sz w:val="20"/>
        </w:rPr>
        <w:t xml:space="preserve"> </w:t>
      </w:r>
      <w:r>
        <w:rPr>
          <w:b/>
          <w:color w:val="393939"/>
          <w:sz w:val="20"/>
        </w:rPr>
        <w:t>Monitor</w:t>
      </w:r>
      <w:r>
        <w:rPr>
          <w:b/>
          <w:color w:val="393939"/>
          <w:spacing w:val="-1"/>
          <w:sz w:val="20"/>
        </w:rPr>
        <w:t xml:space="preserve"> </w:t>
      </w:r>
      <w:r>
        <w:rPr>
          <w:b/>
          <w:color w:val="393939"/>
          <w:sz w:val="20"/>
        </w:rPr>
        <w:t>in</w:t>
      </w:r>
      <w:r>
        <w:rPr>
          <w:b/>
          <w:color w:val="393939"/>
          <w:spacing w:val="-2"/>
          <w:sz w:val="20"/>
        </w:rPr>
        <w:t xml:space="preserve"> </w:t>
      </w:r>
      <w:r>
        <w:rPr>
          <w:b/>
          <w:color w:val="393939"/>
          <w:sz w:val="20"/>
        </w:rPr>
        <w:t>Step</w:t>
      </w:r>
      <w:r>
        <w:rPr>
          <w:b/>
          <w:color w:val="393939"/>
          <w:spacing w:val="-1"/>
          <w:sz w:val="20"/>
        </w:rPr>
        <w:t xml:space="preserve"> </w:t>
      </w:r>
      <w:r>
        <w:rPr>
          <w:b/>
          <w:color w:val="393939"/>
          <w:sz w:val="20"/>
        </w:rPr>
        <w:t>4)</w:t>
      </w:r>
    </w:p>
    <w:p w:rsidR="00DA6855" w:rsidRDefault="00DA6855">
      <w:pPr>
        <w:rPr>
          <w:sz w:val="20"/>
        </w:rPr>
        <w:sectPr w:rsidR="00DA6855">
          <w:pgSz w:w="11910" w:h="16840"/>
          <w:pgMar w:top="1420" w:right="260" w:bottom="1420" w:left="900" w:header="758" w:footer="1236" w:gutter="0"/>
          <w:cols w:space="720"/>
        </w:sectPr>
      </w:pPr>
    </w:p>
    <w:p w:rsidR="00DA6855" w:rsidRDefault="00AF5842">
      <w:pPr>
        <w:spacing w:before="130"/>
        <w:ind w:left="213" w:right="239"/>
        <w:rPr>
          <w:sz w:val="20"/>
        </w:rPr>
      </w:pPr>
      <w:r>
        <w:rPr>
          <w:noProof/>
        </w:rPr>
        <w:lastRenderedPageBreak/>
        <mc:AlternateContent>
          <mc:Choice Requires="wpg">
            <w:drawing>
              <wp:anchor distT="0" distB="0" distL="114300" distR="114300" simplePos="0" relativeHeight="486799360" behindDoc="1" locked="0" layoutInCell="1" allowOverlap="1">
                <wp:simplePos x="0" y="0"/>
                <wp:positionH relativeFrom="page">
                  <wp:posOffset>636905</wp:posOffset>
                </wp:positionH>
                <wp:positionV relativeFrom="page">
                  <wp:posOffset>914400</wp:posOffset>
                </wp:positionV>
                <wp:extent cx="6677025" cy="8718550"/>
                <wp:effectExtent l="0" t="0" r="0" b="0"/>
                <wp:wrapNone/>
                <wp:docPr id="60"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8718550"/>
                          <a:chOff x="1003" y="1440"/>
                          <a:chExt cx="10515" cy="13730"/>
                        </a:xfrm>
                      </wpg:grpSpPr>
                      <wps:wsp>
                        <wps:cNvPr id="61" name="Freeform 60"/>
                        <wps:cNvSpPr>
                          <a:spLocks/>
                        </wps:cNvSpPr>
                        <wps:spPr bwMode="auto">
                          <a:xfrm>
                            <a:off x="1003" y="1440"/>
                            <a:ext cx="10515" cy="13730"/>
                          </a:xfrm>
                          <a:custGeom>
                            <a:avLst/>
                            <a:gdLst>
                              <a:gd name="T0" fmla="+- 0 11518 1003"/>
                              <a:gd name="T1" fmla="*/ T0 w 10515"/>
                              <a:gd name="T2" fmla="+- 0 1440 1440"/>
                              <a:gd name="T3" fmla="*/ 1440 h 13730"/>
                              <a:gd name="T4" fmla="+- 0 11498 1003"/>
                              <a:gd name="T5" fmla="*/ T4 w 10515"/>
                              <a:gd name="T6" fmla="+- 0 1440 1440"/>
                              <a:gd name="T7" fmla="*/ 1440 h 13730"/>
                              <a:gd name="T8" fmla="+- 0 11498 1003"/>
                              <a:gd name="T9" fmla="*/ T8 w 10515"/>
                              <a:gd name="T10" fmla="+- 0 1459 1440"/>
                              <a:gd name="T11" fmla="*/ 1459 h 13730"/>
                              <a:gd name="T12" fmla="+- 0 11498 1003"/>
                              <a:gd name="T13" fmla="*/ T12 w 10515"/>
                              <a:gd name="T14" fmla="+- 0 1560 1440"/>
                              <a:gd name="T15" fmla="*/ 1560 h 13730"/>
                              <a:gd name="T16" fmla="+- 0 11498 1003"/>
                              <a:gd name="T17" fmla="*/ T16 w 10515"/>
                              <a:gd name="T18" fmla="+- 0 15151 1440"/>
                              <a:gd name="T19" fmla="*/ 15151 h 13730"/>
                              <a:gd name="T20" fmla="+- 0 1022 1003"/>
                              <a:gd name="T21" fmla="*/ T20 w 10515"/>
                              <a:gd name="T22" fmla="+- 0 15151 1440"/>
                              <a:gd name="T23" fmla="*/ 15151 h 13730"/>
                              <a:gd name="T24" fmla="+- 0 1022 1003"/>
                              <a:gd name="T25" fmla="*/ T24 w 10515"/>
                              <a:gd name="T26" fmla="+- 0 1560 1440"/>
                              <a:gd name="T27" fmla="*/ 1560 h 13730"/>
                              <a:gd name="T28" fmla="+- 0 1022 1003"/>
                              <a:gd name="T29" fmla="*/ T28 w 10515"/>
                              <a:gd name="T30" fmla="+- 0 1459 1440"/>
                              <a:gd name="T31" fmla="*/ 1459 h 13730"/>
                              <a:gd name="T32" fmla="+- 0 11498 1003"/>
                              <a:gd name="T33" fmla="*/ T32 w 10515"/>
                              <a:gd name="T34" fmla="+- 0 1459 1440"/>
                              <a:gd name="T35" fmla="*/ 1459 h 13730"/>
                              <a:gd name="T36" fmla="+- 0 11498 1003"/>
                              <a:gd name="T37" fmla="*/ T36 w 10515"/>
                              <a:gd name="T38" fmla="+- 0 1440 1440"/>
                              <a:gd name="T39" fmla="*/ 1440 h 13730"/>
                              <a:gd name="T40" fmla="+- 0 1022 1003"/>
                              <a:gd name="T41" fmla="*/ T40 w 10515"/>
                              <a:gd name="T42" fmla="+- 0 1440 1440"/>
                              <a:gd name="T43" fmla="*/ 1440 h 13730"/>
                              <a:gd name="T44" fmla="+- 0 1003 1003"/>
                              <a:gd name="T45" fmla="*/ T44 w 10515"/>
                              <a:gd name="T46" fmla="+- 0 1440 1440"/>
                              <a:gd name="T47" fmla="*/ 1440 h 13730"/>
                              <a:gd name="T48" fmla="+- 0 1003 1003"/>
                              <a:gd name="T49" fmla="*/ T48 w 10515"/>
                              <a:gd name="T50" fmla="+- 0 15170 1440"/>
                              <a:gd name="T51" fmla="*/ 15170 h 13730"/>
                              <a:gd name="T52" fmla="+- 0 1022 1003"/>
                              <a:gd name="T53" fmla="*/ T52 w 10515"/>
                              <a:gd name="T54" fmla="+- 0 15170 1440"/>
                              <a:gd name="T55" fmla="*/ 15170 h 13730"/>
                              <a:gd name="T56" fmla="+- 0 11498 1003"/>
                              <a:gd name="T57" fmla="*/ T56 w 10515"/>
                              <a:gd name="T58" fmla="+- 0 15170 1440"/>
                              <a:gd name="T59" fmla="*/ 15170 h 13730"/>
                              <a:gd name="T60" fmla="+- 0 11518 1003"/>
                              <a:gd name="T61" fmla="*/ T60 w 10515"/>
                              <a:gd name="T62" fmla="+- 0 15170 1440"/>
                              <a:gd name="T63" fmla="*/ 15170 h 13730"/>
                              <a:gd name="T64" fmla="+- 0 11518 1003"/>
                              <a:gd name="T65" fmla="*/ T64 w 10515"/>
                              <a:gd name="T66" fmla="+- 0 15151 1440"/>
                              <a:gd name="T67" fmla="*/ 15151 h 13730"/>
                              <a:gd name="T68" fmla="+- 0 11518 1003"/>
                              <a:gd name="T69" fmla="*/ T68 w 10515"/>
                              <a:gd name="T70" fmla="+- 0 1560 1440"/>
                              <a:gd name="T71" fmla="*/ 1560 h 13730"/>
                              <a:gd name="T72" fmla="+- 0 11518 1003"/>
                              <a:gd name="T73" fmla="*/ T72 w 10515"/>
                              <a:gd name="T74" fmla="+- 0 1459 1440"/>
                              <a:gd name="T75" fmla="*/ 1459 h 13730"/>
                              <a:gd name="T76" fmla="+- 0 11518 1003"/>
                              <a:gd name="T77" fmla="*/ T76 w 10515"/>
                              <a:gd name="T78" fmla="+- 0 1440 1440"/>
                              <a:gd name="T79" fmla="*/ 1440 h 137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5" h="13730">
                                <a:moveTo>
                                  <a:pt x="10515" y="0"/>
                                </a:moveTo>
                                <a:lnTo>
                                  <a:pt x="10495" y="0"/>
                                </a:lnTo>
                                <a:lnTo>
                                  <a:pt x="10495" y="19"/>
                                </a:lnTo>
                                <a:lnTo>
                                  <a:pt x="10495" y="120"/>
                                </a:lnTo>
                                <a:lnTo>
                                  <a:pt x="10495" y="13711"/>
                                </a:lnTo>
                                <a:lnTo>
                                  <a:pt x="19" y="13711"/>
                                </a:lnTo>
                                <a:lnTo>
                                  <a:pt x="19" y="120"/>
                                </a:lnTo>
                                <a:lnTo>
                                  <a:pt x="19" y="19"/>
                                </a:lnTo>
                                <a:lnTo>
                                  <a:pt x="10495" y="19"/>
                                </a:lnTo>
                                <a:lnTo>
                                  <a:pt x="10495" y="0"/>
                                </a:lnTo>
                                <a:lnTo>
                                  <a:pt x="19" y="0"/>
                                </a:lnTo>
                                <a:lnTo>
                                  <a:pt x="0" y="0"/>
                                </a:lnTo>
                                <a:lnTo>
                                  <a:pt x="0" y="13730"/>
                                </a:lnTo>
                                <a:lnTo>
                                  <a:pt x="19" y="13730"/>
                                </a:lnTo>
                                <a:lnTo>
                                  <a:pt x="10495" y="13730"/>
                                </a:lnTo>
                                <a:lnTo>
                                  <a:pt x="10515" y="13730"/>
                                </a:lnTo>
                                <a:lnTo>
                                  <a:pt x="10515" y="13711"/>
                                </a:lnTo>
                                <a:lnTo>
                                  <a:pt x="10515" y="120"/>
                                </a:lnTo>
                                <a:lnTo>
                                  <a:pt x="10515" y="19"/>
                                </a:lnTo>
                                <a:lnTo>
                                  <a:pt x="105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 name="Picture 59" descr="https://i2.wp.com/randomnerdtutorials.com/wp-content/uploads/2018/07/new-client.png?resize=740%2C308&amp;ssl=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794" y="2356"/>
                            <a:ext cx="6917" cy="28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58" descr="https://i1.wp.com/randomnerdtutorials.com/wp-content/uploads/2018/07/esp32-web-server-control-outputs.png?resize=750%2C421&amp;ssl=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544" y="7690"/>
                            <a:ext cx="5430" cy="304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103C8FE" id="Group 57" o:spid="_x0000_s1026" style="position:absolute;margin-left:50.15pt;margin-top:1in;width:525.75pt;height:686.5pt;z-index:-16517120;mso-position-horizontal-relative:page;mso-position-vertical-relative:page" coordorigin="1003,1440" coordsize="10515,1373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">
                <v:shape id="Freeform 60" o:spid="_x0000_s1027" style="position:absolute;left:1003;top:1440;width:10515;height:13730;visibility:visible;mso-wrap-style:square;v-text-anchor:top" coordsize="10515,1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" path="m10515,r-20,l10495,19r,101l10495,13711r-10476,l19,120,19,19r10476,l10495,,19,,,,,13730r19,l10495,13730r20,l10515,13711r,-13591l10515,19r,-19xe" fillcolor="black" stroked="f">
                  <v:path arrowok="t" o:connecttype="custom" o:connectlocs="10515,1440;10495,1440;10495,1459;10495,1560;10495,15151;19,15151;19,1560;19,1459;10495,1459;10495,1440;19,1440;0,1440;0,15170;19,15170;10495,15170;10515,15170;10515,15151;10515,1560;10515,1459;10515,1440" o:connectangles="0,0,0,0,0,0,0,0,0,0,0,0,0,0,0,0,0,0,0,0"/>
                </v:shape>
                <v:shape id="Picture 59" o:spid="_x0000_s1028" type="#_x0000_t75" alt="https://i2.wp.com/randomnerdtutorials.com/wp-content/uploads/2018/07/new-client.png?resize=740%2C308&amp;ssl=1" style="position:absolute;left:2794;top:2356;width:6917;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">
                  <v:imagedata r:id="rId48" o:title="new-client"/>
                </v:shape>
                <v:shape id="Picture 58" o:spid="_x0000_s1029" type="#_x0000_t75" alt="https://i1.wp.com/randomnerdtutorials.com/wp-content/uploads/2018/07/esp32-web-server-control-outputs.png?resize=750%2C421&amp;ssl=1" style="position:absolute;left:3544;top:7690;width:5430;height:3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">
                  <v:imagedata r:id="rId49" o:title="esp32-web-server-control-outputs"/>
                </v:shape>
                <w10:wrap anchorx="page" anchory="page"/>
              </v:group>
            </w:pict>
          </mc:Fallback>
        </mc:AlternateContent>
      </w:r>
      <w:r w:rsidR="00660AD9">
        <w:rPr>
          <w:color w:val="393939"/>
          <w:sz w:val="20"/>
        </w:rPr>
        <w:t>If</w:t>
      </w:r>
      <w:r w:rsidR="00660AD9">
        <w:rPr>
          <w:color w:val="393939"/>
          <w:spacing w:val="-1"/>
          <w:sz w:val="20"/>
        </w:rPr>
        <w:t xml:space="preserve"> </w:t>
      </w:r>
      <w:r w:rsidR="00660AD9">
        <w:rPr>
          <w:color w:val="393939"/>
          <w:sz w:val="20"/>
        </w:rPr>
        <w:t>you</w:t>
      </w:r>
      <w:r w:rsidR="00660AD9">
        <w:rPr>
          <w:color w:val="393939"/>
          <w:spacing w:val="-4"/>
          <w:sz w:val="20"/>
        </w:rPr>
        <w:t xml:space="preserve"> </w:t>
      </w:r>
      <w:r w:rsidR="00660AD9">
        <w:rPr>
          <w:color w:val="393939"/>
          <w:sz w:val="20"/>
        </w:rPr>
        <w:t>take</w:t>
      </w:r>
      <w:r w:rsidR="00660AD9">
        <w:rPr>
          <w:color w:val="393939"/>
          <w:spacing w:val="-4"/>
          <w:sz w:val="20"/>
        </w:rPr>
        <w:t xml:space="preserve"> </w:t>
      </w:r>
      <w:r w:rsidR="00660AD9">
        <w:rPr>
          <w:color w:val="393939"/>
          <w:sz w:val="20"/>
        </w:rPr>
        <w:t>a</w:t>
      </w:r>
      <w:r w:rsidR="00660AD9">
        <w:rPr>
          <w:color w:val="393939"/>
          <w:spacing w:val="-3"/>
          <w:sz w:val="20"/>
        </w:rPr>
        <w:t xml:space="preserve"> </w:t>
      </w:r>
      <w:r w:rsidR="00660AD9">
        <w:rPr>
          <w:color w:val="393939"/>
          <w:sz w:val="20"/>
        </w:rPr>
        <w:t>look at</w:t>
      </w:r>
      <w:r w:rsidR="00660AD9">
        <w:rPr>
          <w:color w:val="393939"/>
          <w:spacing w:val="-5"/>
          <w:sz w:val="20"/>
        </w:rPr>
        <w:t xml:space="preserve"> </w:t>
      </w:r>
      <w:r w:rsidR="00660AD9">
        <w:rPr>
          <w:color w:val="393939"/>
          <w:sz w:val="20"/>
        </w:rPr>
        <w:t>the</w:t>
      </w:r>
      <w:r w:rsidR="00660AD9">
        <w:rPr>
          <w:color w:val="393939"/>
          <w:spacing w:val="-4"/>
          <w:sz w:val="20"/>
        </w:rPr>
        <w:t xml:space="preserve"> </w:t>
      </w:r>
      <w:r w:rsidR="00660AD9">
        <w:rPr>
          <w:color w:val="393939"/>
          <w:sz w:val="20"/>
        </w:rPr>
        <w:t>Serial</w:t>
      </w:r>
      <w:r w:rsidR="00660AD9">
        <w:rPr>
          <w:color w:val="393939"/>
          <w:spacing w:val="-3"/>
          <w:sz w:val="20"/>
        </w:rPr>
        <w:t xml:space="preserve"> </w:t>
      </w:r>
      <w:r w:rsidR="00660AD9">
        <w:rPr>
          <w:color w:val="393939"/>
          <w:sz w:val="20"/>
        </w:rPr>
        <w:t>Monitor,</w:t>
      </w:r>
      <w:r w:rsidR="00660AD9">
        <w:rPr>
          <w:color w:val="393939"/>
          <w:spacing w:val="-1"/>
          <w:sz w:val="20"/>
        </w:rPr>
        <w:t xml:space="preserve"> </w:t>
      </w:r>
      <w:r w:rsidR="00660AD9">
        <w:rPr>
          <w:color w:val="393939"/>
          <w:sz w:val="20"/>
        </w:rPr>
        <w:t>you</w:t>
      </w:r>
      <w:r w:rsidR="00660AD9">
        <w:rPr>
          <w:color w:val="393939"/>
          <w:spacing w:val="-4"/>
          <w:sz w:val="20"/>
        </w:rPr>
        <w:t xml:space="preserve"> </w:t>
      </w:r>
      <w:r w:rsidR="00660AD9">
        <w:rPr>
          <w:color w:val="393939"/>
          <w:sz w:val="20"/>
        </w:rPr>
        <w:t>can</w:t>
      </w:r>
      <w:r w:rsidR="00660AD9">
        <w:rPr>
          <w:color w:val="393939"/>
          <w:spacing w:val="-4"/>
          <w:sz w:val="20"/>
        </w:rPr>
        <w:t xml:space="preserve"> </w:t>
      </w:r>
      <w:r w:rsidR="00660AD9">
        <w:rPr>
          <w:color w:val="393939"/>
          <w:sz w:val="20"/>
        </w:rPr>
        <w:t>see</w:t>
      </w:r>
      <w:r w:rsidR="00660AD9">
        <w:rPr>
          <w:color w:val="393939"/>
          <w:spacing w:val="-3"/>
          <w:sz w:val="20"/>
        </w:rPr>
        <w:t xml:space="preserve"> </w:t>
      </w:r>
      <w:r w:rsidR="00660AD9">
        <w:rPr>
          <w:color w:val="393939"/>
          <w:sz w:val="20"/>
        </w:rPr>
        <w:t>what’s</w:t>
      </w:r>
      <w:r w:rsidR="00660AD9">
        <w:rPr>
          <w:color w:val="393939"/>
          <w:spacing w:val="-4"/>
          <w:sz w:val="20"/>
        </w:rPr>
        <w:t xml:space="preserve"> </w:t>
      </w:r>
      <w:r w:rsidR="00660AD9">
        <w:rPr>
          <w:color w:val="393939"/>
          <w:sz w:val="20"/>
        </w:rPr>
        <w:t>happening</w:t>
      </w:r>
      <w:r w:rsidR="00660AD9">
        <w:rPr>
          <w:color w:val="393939"/>
          <w:spacing w:val="-3"/>
          <w:sz w:val="20"/>
        </w:rPr>
        <w:t xml:space="preserve"> </w:t>
      </w:r>
      <w:r w:rsidR="00660AD9">
        <w:rPr>
          <w:color w:val="393939"/>
          <w:sz w:val="20"/>
        </w:rPr>
        <w:t>on</w:t>
      </w:r>
      <w:r w:rsidR="00660AD9">
        <w:rPr>
          <w:color w:val="393939"/>
          <w:spacing w:val="-5"/>
          <w:sz w:val="20"/>
        </w:rPr>
        <w:t xml:space="preserve"> </w:t>
      </w:r>
      <w:r w:rsidR="00660AD9">
        <w:rPr>
          <w:color w:val="393939"/>
          <w:sz w:val="20"/>
        </w:rPr>
        <w:t>the</w:t>
      </w:r>
      <w:r w:rsidR="00660AD9">
        <w:rPr>
          <w:color w:val="393939"/>
          <w:spacing w:val="-3"/>
          <w:sz w:val="20"/>
        </w:rPr>
        <w:t xml:space="preserve"> </w:t>
      </w:r>
      <w:r w:rsidR="00660AD9">
        <w:rPr>
          <w:color w:val="393939"/>
          <w:sz w:val="20"/>
        </w:rPr>
        <w:t>background.</w:t>
      </w:r>
      <w:r w:rsidR="00660AD9">
        <w:rPr>
          <w:color w:val="393939"/>
          <w:spacing w:val="-5"/>
          <w:sz w:val="20"/>
        </w:rPr>
        <w:t xml:space="preserve"> </w:t>
      </w:r>
      <w:r w:rsidR="00660AD9">
        <w:rPr>
          <w:color w:val="393939"/>
          <w:sz w:val="20"/>
        </w:rPr>
        <w:t>The</w:t>
      </w:r>
      <w:r w:rsidR="00660AD9">
        <w:rPr>
          <w:color w:val="393939"/>
          <w:spacing w:val="-5"/>
          <w:sz w:val="20"/>
        </w:rPr>
        <w:t xml:space="preserve"> </w:t>
      </w:r>
      <w:r w:rsidR="00660AD9">
        <w:rPr>
          <w:color w:val="393939"/>
          <w:sz w:val="20"/>
        </w:rPr>
        <w:t>ESP</w:t>
      </w:r>
      <w:r w:rsidR="00660AD9">
        <w:rPr>
          <w:color w:val="393939"/>
          <w:spacing w:val="-4"/>
          <w:sz w:val="20"/>
        </w:rPr>
        <w:t xml:space="preserve"> </w:t>
      </w:r>
      <w:r w:rsidR="00660AD9">
        <w:rPr>
          <w:color w:val="393939"/>
          <w:sz w:val="20"/>
        </w:rPr>
        <w:t>receives</w:t>
      </w:r>
      <w:r w:rsidR="00660AD9">
        <w:rPr>
          <w:color w:val="393939"/>
          <w:spacing w:val="-1"/>
          <w:sz w:val="20"/>
        </w:rPr>
        <w:t xml:space="preserve"> </w:t>
      </w:r>
      <w:r w:rsidR="00660AD9">
        <w:rPr>
          <w:color w:val="393939"/>
          <w:sz w:val="20"/>
        </w:rPr>
        <w:t>an</w:t>
      </w:r>
      <w:r w:rsidR="00660AD9">
        <w:rPr>
          <w:color w:val="393939"/>
          <w:spacing w:val="1"/>
          <w:sz w:val="20"/>
        </w:rPr>
        <w:t xml:space="preserve"> </w:t>
      </w:r>
      <w:r w:rsidR="00660AD9">
        <w:rPr>
          <w:color w:val="393939"/>
          <w:sz w:val="20"/>
        </w:rPr>
        <w:t>HTTP</w:t>
      </w:r>
      <w:r w:rsidR="00660AD9">
        <w:rPr>
          <w:color w:val="393939"/>
          <w:spacing w:val="-2"/>
          <w:sz w:val="20"/>
        </w:rPr>
        <w:t xml:space="preserve"> </w:t>
      </w:r>
      <w:r w:rsidR="00660AD9">
        <w:rPr>
          <w:color w:val="393939"/>
          <w:sz w:val="20"/>
        </w:rPr>
        <w:t>request</w:t>
      </w:r>
      <w:r w:rsidR="00660AD9">
        <w:rPr>
          <w:color w:val="393939"/>
          <w:spacing w:val="-1"/>
          <w:sz w:val="20"/>
        </w:rPr>
        <w:t xml:space="preserve"> </w:t>
      </w:r>
      <w:r w:rsidR="00660AD9">
        <w:rPr>
          <w:color w:val="393939"/>
          <w:sz w:val="20"/>
        </w:rPr>
        <w:t>from</w:t>
      </w:r>
      <w:r w:rsidR="00660AD9">
        <w:rPr>
          <w:color w:val="393939"/>
          <w:spacing w:val="3"/>
          <w:sz w:val="20"/>
        </w:rPr>
        <w:t xml:space="preserve"> </w:t>
      </w:r>
      <w:r w:rsidR="00660AD9">
        <w:rPr>
          <w:color w:val="393939"/>
          <w:sz w:val="20"/>
        </w:rPr>
        <w:t>a</w:t>
      </w:r>
      <w:r w:rsidR="00660AD9">
        <w:rPr>
          <w:color w:val="393939"/>
          <w:spacing w:val="-1"/>
          <w:sz w:val="20"/>
        </w:rPr>
        <w:t xml:space="preserve"> </w:t>
      </w:r>
      <w:r w:rsidR="00660AD9">
        <w:rPr>
          <w:color w:val="393939"/>
          <w:sz w:val="20"/>
        </w:rPr>
        <w:t>new</w:t>
      </w:r>
      <w:r w:rsidR="00660AD9">
        <w:rPr>
          <w:color w:val="393939"/>
          <w:spacing w:val="-4"/>
          <w:sz w:val="20"/>
        </w:rPr>
        <w:t xml:space="preserve"> </w:t>
      </w:r>
      <w:r w:rsidR="00660AD9">
        <w:rPr>
          <w:color w:val="393939"/>
          <w:sz w:val="20"/>
        </w:rPr>
        <w:t>client</w:t>
      </w:r>
      <w:r w:rsidR="00660AD9">
        <w:rPr>
          <w:color w:val="393939"/>
          <w:spacing w:val="-1"/>
          <w:sz w:val="20"/>
        </w:rPr>
        <w:t xml:space="preserve"> </w:t>
      </w:r>
      <w:r w:rsidR="00660AD9">
        <w:rPr>
          <w:color w:val="393939"/>
          <w:sz w:val="20"/>
        </w:rPr>
        <w:t>(in</w:t>
      </w:r>
      <w:r w:rsidR="00660AD9">
        <w:rPr>
          <w:color w:val="393939"/>
          <w:spacing w:val="-1"/>
          <w:sz w:val="20"/>
        </w:rPr>
        <w:t xml:space="preserve"> </w:t>
      </w:r>
      <w:r w:rsidR="00660AD9">
        <w:rPr>
          <w:color w:val="393939"/>
          <w:sz w:val="20"/>
        </w:rPr>
        <w:t>this case,</w:t>
      </w:r>
      <w:r w:rsidR="00660AD9">
        <w:rPr>
          <w:color w:val="393939"/>
          <w:spacing w:val="3"/>
          <w:sz w:val="20"/>
        </w:rPr>
        <w:t xml:space="preserve"> </w:t>
      </w:r>
      <w:r w:rsidR="00660AD9">
        <w:rPr>
          <w:color w:val="393939"/>
          <w:sz w:val="20"/>
        </w:rPr>
        <w:t>your</w:t>
      </w:r>
      <w:r w:rsidR="00660AD9">
        <w:rPr>
          <w:color w:val="393939"/>
          <w:spacing w:val="1"/>
          <w:sz w:val="20"/>
        </w:rPr>
        <w:t xml:space="preserve"> </w:t>
      </w:r>
      <w:r w:rsidR="00660AD9">
        <w:rPr>
          <w:color w:val="393939"/>
          <w:sz w:val="20"/>
        </w:rPr>
        <w:t>browser).</w:t>
      </w: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rPr>
          <w:sz w:val="23"/>
        </w:rPr>
      </w:pPr>
    </w:p>
    <w:p w:rsidR="00DA6855" w:rsidRDefault="00660AD9">
      <w:pPr>
        <w:ind w:left="213"/>
        <w:rPr>
          <w:sz w:val="20"/>
        </w:rPr>
      </w:pPr>
      <w:r>
        <w:rPr>
          <w:color w:val="393939"/>
          <w:sz w:val="20"/>
        </w:rPr>
        <w:t>You</w:t>
      </w:r>
      <w:r>
        <w:rPr>
          <w:color w:val="393939"/>
          <w:spacing w:val="-2"/>
          <w:sz w:val="20"/>
        </w:rPr>
        <w:t xml:space="preserve"> </w:t>
      </w:r>
      <w:r>
        <w:rPr>
          <w:color w:val="393939"/>
          <w:sz w:val="20"/>
        </w:rPr>
        <w:t>can</w:t>
      </w:r>
      <w:r>
        <w:rPr>
          <w:color w:val="393939"/>
          <w:spacing w:val="-2"/>
          <w:sz w:val="20"/>
        </w:rPr>
        <w:t xml:space="preserve"> </w:t>
      </w:r>
      <w:r>
        <w:rPr>
          <w:color w:val="393939"/>
          <w:sz w:val="20"/>
        </w:rPr>
        <w:t>also</w:t>
      </w:r>
      <w:r>
        <w:rPr>
          <w:color w:val="393939"/>
          <w:spacing w:val="-2"/>
          <w:sz w:val="20"/>
        </w:rPr>
        <w:t xml:space="preserve"> </w:t>
      </w:r>
      <w:r>
        <w:rPr>
          <w:color w:val="393939"/>
          <w:sz w:val="20"/>
        </w:rPr>
        <w:t>see other</w:t>
      </w:r>
      <w:r>
        <w:rPr>
          <w:color w:val="393939"/>
          <w:spacing w:val="-2"/>
          <w:sz w:val="20"/>
        </w:rPr>
        <w:t xml:space="preserve"> </w:t>
      </w:r>
      <w:r>
        <w:rPr>
          <w:color w:val="393939"/>
          <w:sz w:val="20"/>
        </w:rPr>
        <w:t>information</w:t>
      </w:r>
      <w:r>
        <w:rPr>
          <w:color w:val="393939"/>
          <w:spacing w:val="-2"/>
          <w:sz w:val="20"/>
        </w:rPr>
        <w:t xml:space="preserve"> </w:t>
      </w:r>
      <w:r>
        <w:rPr>
          <w:color w:val="393939"/>
          <w:sz w:val="20"/>
        </w:rPr>
        <w:t>about</w:t>
      </w:r>
      <w:r>
        <w:rPr>
          <w:color w:val="393939"/>
          <w:spacing w:val="-2"/>
          <w:sz w:val="20"/>
        </w:rPr>
        <w:t xml:space="preserve"> </w:t>
      </w:r>
      <w:r>
        <w:rPr>
          <w:color w:val="393939"/>
          <w:sz w:val="20"/>
        </w:rPr>
        <w:t>the</w:t>
      </w:r>
      <w:r>
        <w:rPr>
          <w:color w:val="393939"/>
          <w:spacing w:val="-2"/>
          <w:sz w:val="20"/>
        </w:rPr>
        <w:t xml:space="preserve"> </w:t>
      </w:r>
      <w:r>
        <w:rPr>
          <w:color w:val="393939"/>
          <w:sz w:val="20"/>
        </w:rPr>
        <w:t>HTTP</w:t>
      </w:r>
      <w:r>
        <w:rPr>
          <w:color w:val="393939"/>
          <w:spacing w:val="-1"/>
          <w:sz w:val="20"/>
        </w:rPr>
        <w:t xml:space="preserve"> </w:t>
      </w:r>
      <w:r>
        <w:rPr>
          <w:color w:val="393939"/>
          <w:sz w:val="20"/>
        </w:rPr>
        <w:t>request.</w:t>
      </w:r>
    </w:p>
    <w:p w:rsidR="00DA6855" w:rsidRDefault="00DA6855">
      <w:pPr>
        <w:pStyle w:val="BodyText"/>
      </w:pPr>
    </w:p>
    <w:p w:rsidR="00DA6855" w:rsidRDefault="00DA6855">
      <w:pPr>
        <w:pStyle w:val="BodyText"/>
        <w:spacing w:before="11"/>
        <w:rPr>
          <w:sz w:val="28"/>
        </w:rPr>
      </w:pPr>
    </w:p>
    <w:p w:rsidR="00DA6855" w:rsidRDefault="00660AD9">
      <w:pPr>
        <w:pStyle w:val="ListParagraph"/>
        <w:numPr>
          <w:ilvl w:val="0"/>
          <w:numId w:val="11"/>
        </w:numPr>
        <w:tabs>
          <w:tab w:val="left" w:pos="935"/>
        </w:tabs>
        <w:ind w:hanging="361"/>
        <w:rPr>
          <w:b/>
          <w:color w:val="393939"/>
          <w:sz w:val="20"/>
        </w:rPr>
      </w:pPr>
      <w:r>
        <w:rPr>
          <w:b/>
          <w:color w:val="393939"/>
          <w:sz w:val="20"/>
        </w:rPr>
        <w:t>Testing</w:t>
      </w:r>
      <w:r>
        <w:rPr>
          <w:b/>
          <w:color w:val="393939"/>
          <w:spacing w:val="-2"/>
          <w:sz w:val="20"/>
        </w:rPr>
        <w:t xml:space="preserve"> </w:t>
      </w:r>
      <w:r>
        <w:rPr>
          <w:b/>
          <w:color w:val="393939"/>
          <w:sz w:val="20"/>
        </w:rPr>
        <w:t>the</w:t>
      </w:r>
      <w:r>
        <w:rPr>
          <w:b/>
          <w:color w:val="393939"/>
          <w:spacing w:val="-2"/>
          <w:sz w:val="20"/>
        </w:rPr>
        <w:t xml:space="preserve"> </w:t>
      </w:r>
      <w:r>
        <w:rPr>
          <w:b/>
          <w:color w:val="393939"/>
          <w:sz w:val="20"/>
        </w:rPr>
        <w:t>Web</w:t>
      </w:r>
      <w:r>
        <w:rPr>
          <w:b/>
          <w:color w:val="393939"/>
          <w:spacing w:val="-2"/>
          <w:sz w:val="20"/>
        </w:rPr>
        <w:t xml:space="preserve"> </w:t>
      </w:r>
      <w:r>
        <w:rPr>
          <w:b/>
          <w:color w:val="393939"/>
          <w:sz w:val="20"/>
        </w:rPr>
        <w:t>Server</w:t>
      </w:r>
    </w:p>
    <w:p w:rsidR="00DA6855" w:rsidRDefault="00DA6855">
      <w:pPr>
        <w:pStyle w:val="BodyText"/>
        <w:spacing w:before="9"/>
        <w:rPr>
          <w:b/>
          <w:sz w:val="23"/>
        </w:rPr>
      </w:pPr>
    </w:p>
    <w:p w:rsidR="00DA6855" w:rsidRDefault="00660AD9">
      <w:pPr>
        <w:spacing w:before="1"/>
        <w:ind w:left="213" w:right="856"/>
        <w:rPr>
          <w:sz w:val="20"/>
        </w:rPr>
      </w:pPr>
      <w:r>
        <w:rPr>
          <w:color w:val="393939"/>
          <w:sz w:val="20"/>
        </w:rPr>
        <w:t>Now you can test if your web server is working properly using your phone. Make sure your phone using same</w:t>
      </w:r>
      <w:r>
        <w:rPr>
          <w:color w:val="393939"/>
          <w:spacing w:val="-53"/>
          <w:sz w:val="20"/>
        </w:rPr>
        <w:t xml:space="preserve"> </w:t>
      </w:r>
      <w:r>
        <w:rPr>
          <w:color w:val="393939"/>
          <w:sz w:val="20"/>
        </w:rPr>
        <w:t>network</w:t>
      </w:r>
      <w:r>
        <w:rPr>
          <w:color w:val="393939"/>
          <w:spacing w:val="2"/>
          <w:sz w:val="20"/>
        </w:rPr>
        <w:t xml:space="preserve"> </w:t>
      </w:r>
      <w:r>
        <w:rPr>
          <w:color w:val="393939"/>
          <w:sz w:val="20"/>
        </w:rPr>
        <w:t>as</w:t>
      </w:r>
      <w:r>
        <w:rPr>
          <w:color w:val="393939"/>
          <w:spacing w:val="2"/>
          <w:sz w:val="20"/>
        </w:rPr>
        <w:t xml:space="preserve"> </w:t>
      </w:r>
      <w:r>
        <w:rPr>
          <w:color w:val="393939"/>
          <w:sz w:val="20"/>
        </w:rPr>
        <w:t>your</w:t>
      </w:r>
      <w:r>
        <w:rPr>
          <w:color w:val="393939"/>
          <w:spacing w:val="-2"/>
          <w:sz w:val="20"/>
        </w:rPr>
        <w:t xml:space="preserve"> </w:t>
      </w:r>
      <w:r>
        <w:rPr>
          <w:color w:val="393939"/>
          <w:sz w:val="20"/>
        </w:rPr>
        <w:t>ESP32</w:t>
      </w:r>
      <w:r>
        <w:rPr>
          <w:color w:val="393939"/>
          <w:spacing w:val="1"/>
          <w:sz w:val="20"/>
        </w:rPr>
        <w:t xml:space="preserve"> </w:t>
      </w:r>
      <w:r>
        <w:rPr>
          <w:color w:val="393939"/>
          <w:sz w:val="20"/>
        </w:rPr>
        <w:t>Board.</w:t>
      </w:r>
      <w:r>
        <w:rPr>
          <w:color w:val="393939"/>
          <w:spacing w:val="2"/>
          <w:sz w:val="20"/>
        </w:rPr>
        <w:t xml:space="preserve"> </w:t>
      </w:r>
      <w:r>
        <w:rPr>
          <w:color w:val="393939"/>
          <w:sz w:val="20"/>
        </w:rPr>
        <w:t>Click</w:t>
      </w:r>
      <w:r>
        <w:rPr>
          <w:color w:val="393939"/>
          <w:spacing w:val="2"/>
          <w:sz w:val="20"/>
        </w:rPr>
        <w:t xml:space="preserve"> </w:t>
      </w:r>
      <w:r>
        <w:rPr>
          <w:color w:val="393939"/>
          <w:sz w:val="20"/>
        </w:rPr>
        <w:t>the</w:t>
      </w:r>
      <w:r>
        <w:rPr>
          <w:color w:val="393939"/>
          <w:spacing w:val="-1"/>
          <w:sz w:val="20"/>
        </w:rPr>
        <w:t xml:space="preserve"> </w:t>
      </w:r>
      <w:r>
        <w:rPr>
          <w:color w:val="393939"/>
          <w:sz w:val="20"/>
        </w:rPr>
        <w:t>buttons to</w:t>
      </w:r>
      <w:r>
        <w:rPr>
          <w:color w:val="393939"/>
          <w:spacing w:val="-2"/>
          <w:sz w:val="20"/>
        </w:rPr>
        <w:t xml:space="preserve"> </w:t>
      </w:r>
      <w:r>
        <w:rPr>
          <w:color w:val="393939"/>
          <w:sz w:val="20"/>
        </w:rPr>
        <w:t>control</w:t>
      </w:r>
      <w:r>
        <w:rPr>
          <w:color w:val="393939"/>
          <w:spacing w:val="-2"/>
          <w:sz w:val="20"/>
        </w:rPr>
        <w:t xml:space="preserve"> </w:t>
      </w:r>
      <w:r>
        <w:rPr>
          <w:color w:val="393939"/>
          <w:sz w:val="20"/>
        </w:rPr>
        <w:t>the</w:t>
      </w:r>
      <w:r>
        <w:rPr>
          <w:color w:val="393939"/>
          <w:spacing w:val="1"/>
          <w:sz w:val="20"/>
        </w:rPr>
        <w:t xml:space="preserve"> </w:t>
      </w:r>
      <w:r>
        <w:rPr>
          <w:color w:val="393939"/>
          <w:sz w:val="20"/>
        </w:rPr>
        <w:t>LEDs.</w:t>
      </w:r>
    </w:p>
    <w:p w:rsidR="00DA6855" w:rsidRDefault="00DA6855">
      <w:pPr>
        <w:rPr>
          <w:sz w:val="20"/>
        </w:rPr>
        <w:sectPr w:rsidR="00DA6855">
          <w:headerReference w:type="default" r:id="rId50"/>
          <w:footerReference w:type="default" r:id="rId51"/>
          <w:pgSz w:w="11910" w:h="16840"/>
          <w:pgMar w:top="1420" w:right="260" w:bottom="1380" w:left="900" w:header="758" w:footer="1192" w:gutter="0"/>
          <w:cols w:space="720"/>
        </w:sectPr>
      </w:pPr>
    </w:p>
    <w:p w:rsidR="00DA6855" w:rsidRDefault="00AF5842">
      <w:pPr>
        <w:spacing w:before="130"/>
        <w:ind w:left="213" w:right="367"/>
        <w:rPr>
          <w:sz w:val="20"/>
        </w:rPr>
      </w:pPr>
      <w:r>
        <w:rPr>
          <w:noProof/>
        </w:rPr>
        <w:lastRenderedPageBreak/>
        <mc:AlternateContent>
          <mc:Choice Requires="wpg">
            <w:drawing>
              <wp:anchor distT="0" distB="0" distL="114300" distR="114300" simplePos="0" relativeHeight="486799872" behindDoc="1" locked="0" layoutInCell="1" allowOverlap="1">
                <wp:simplePos x="0" y="0"/>
                <wp:positionH relativeFrom="page">
                  <wp:posOffset>636905</wp:posOffset>
                </wp:positionH>
                <wp:positionV relativeFrom="page">
                  <wp:posOffset>914400</wp:posOffset>
                </wp:positionV>
                <wp:extent cx="6677025" cy="8779510"/>
                <wp:effectExtent l="0" t="0" r="0" b="0"/>
                <wp:wrapNone/>
                <wp:docPr id="56"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8779510"/>
                          <a:chOff x="1003" y="1440"/>
                          <a:chExt cx="10515" cy="13826"/>
                        </a:xfrm>
                      </wpg:grpSpPr>
                      <wps:wsp>
                        <wps:cNvPr id="57" name="Freeform 56"/>
                        <wps:cNvSpPr>
                          <a:spLocks/>
                        </wps:cNvSpPr>
                        <wps:spPr bwMode="auto">
                          <a:xfrm>
                            <a:off x="1003" y="1440"/>
                            <a:ext cx="10515" cy="13826"/>
                          </a:xfrm>
                          <a:custGeom>
                            <a:avLst/>
                            <a:gdLst>
                              <a:gd name="T0" fmla="+- 0 11518 1003"/>
                              <a:gd name="T1" fmla="*/ T0 w 10515"/>
                              <a:gd name="T2" fmla="+- 0 1440 1440"/>
                              <a:gd name="T3" fmla="*/ 1440 h 13826"/>
                              <a:gd name="T4" fmla="+- 0 11498 1003"/>
                              <a:gd name="T5" fmla="*/ T4 w 10515"/>
                              <a:gd name="T6" fmla="+- 0 1440 1440"/>
                              <a:gd name="T7" fmla="*/ 1440 h 13826"/>
                              <a:gd name="T8" fmla="+- 0 11498 1003"/>
                              <a:gd name="T9" fmla="*/ T8 w 10515"/>
                              <a:gd name="T10" fmla="+- 0 1459 1440"/>
                              <a:gd name="T11" fmla="*/ 1459 h 13826"/>
                              <a:gd name="T12" fmla="+- 0 11498 1003"/>
                              <a:gd name="T13" fmla="*/ T12 w 10515"/>
                              <a:gd name="T14" fmla="+- 0 1560 1440"/>
                              <a:gd name="T15" fmla="*/ 1560 h 13826"/>
                              <a:gd name="T16" fmla="+- 0 11498 1003"/>
                              <a:gd name="T17" fmla="*/ T16 w 10515"/>
                              <a:gd name="T18" fmla="+- 0 15247 1440"/>
                              <a:gd name="T19" fmla="*/ 15247 h 13826"/>
                              <a:gd name="T20" fmla="+- 0 1022 1003"/>
                              <a:gd name="T21" fmla="*/ T20 w 10515"/>
                              <a:gd name="T22" fmla="+- 0 15247 1440"/>
                              <a:gd name="T23" fmla="*/ 15247 h 13826"/>
                              <a:gd name="T24" fmla="+- 0 1022 1003"/>
                              <a:gd name="T25" fmla="*/ T24 w 10515"/>
                              <a:gd name="T26" fmla="+- 0 1560 1440"/>
                              <a:gd name="T27" fmla="*/ 1560 h 13826"/>
                              <a:gd name="T28" fmla="+- 0 1022 1003"/>
                              <a:gd name="T29" fmla="*/ T28 w 10515"/>
                              <a:gd name="T30" fmla="+- 0 1459 1440"/>
                              <a:gd name="T31" fmla="*/ 1459 h 13826"/>
                              <a:gd name="T32" fmla="+- 0 11498 1003"/>
                              <a:gd name="T33" fmla="*/ T32 w 10515"/>
                              <a:gd name="T34" fmla="+- 0 1459 1440"/>
                              <a:gd name="T35" fmla="*/ 1459 h 13826"/>
                              <a:gd name="T36" fmla="+- 0 11498 1003"/>
                              <a:gd name="T37" fmla="*/ T36 w 10515"/>
                              <a:gd name="T38" fmla="+- 0 1440 1440"/>
                              <a:gd name="T39" fmla="*/ 1440 h 13826"/>
                              <a:gd name="T40" fmla="+- 0 1022 1003"/>
                              <a:gd name="T41" fmla="*/ T40 w 10515"/>
                              <a:gd name="T42" fmla="+- 0 1440 1440"/>
                              <a:gd name="T43" fmla="*/ 1440 h 13826"/>
                              <a:gd name="T44" fmla="+- 0 1003 1003"/>
                              <a:gd name="T45" fmla="*/ T44 w 10515"/>
                              <a:gd name="T46" fmla="+- 0 1440 1440"/>
                              <a:gd name="T47" fmla="*/ 1440 h 13826"/>
                              <a:gd name="T48" fmla="+- 0 1003 1003"/>
                              <a:gd name="T49" fmla="*/ T48 w 10515"/>
                              <a:gd name="T50" fmla="+- 0 15266 1440"/>
                              <a:gd name="T51" fmla="*/ 15266 h 13826"/>
                              <a:gd name="T52" fmla="+- 0 1022 1003"/>
                              <a:gd name="T53" fmla="*/ T52 w 10515"/>
                              <a:gd name="T54" fmla="+- 0 15266 1440"/>
                              <a:gd name="T55" fmla="*/ 15266 h 13826"/>
                              <a:gd name="T56" fmla="+- 0 11498 1003"/>
                              <a:gd name="T57" fmla="*/ T56 w 10515"/>
                              <a:gd name="T58" fmla="+- 0 15266 1440"/>
                              <a:gd name="T59" fmla="*/ 15266 h 13826"/>
                              <a:gd name="T60" fmla="+- 0 11518 1003"/>
                              <a:gd name="T61" fmla="*/ T60 w 10515"/>
                              <a:gd name="T62" fmla="+- 0 15266 1440"/>
                              <a:gd name="T63" fmla="*/ 15266 h 13826"/>
                              <a:gd name="T64" fmla="+- 0 11518 1003"/>
                              <a:gd name="T65" fmla="*/ T64 w 10515"/>
                              <a:gd name="T66" fmla="+- 0 15247 1440"/>
                              <a:gd name="T67" fmla="*/ 15247 h 13826"/>
                              <a:gd name="T68" fmla="+- 0 11518 1003"/>
                              <a:gd name="T69" fmla="*/ T68 w 10515"/>
                              <a:gd name="T70" fmla="+- 0 1560 1440"/>
                              <a:gd name="T71" fmla="*/ 1560 h 13826"/>
                              <a:gd name="T72" fmla="+- 0 11518 1003"/>
                              <a:gd name="T73" fmla="*/ T72 w 10515"/>
                              <a:gd name="T74" fmla="+- 0 1459 1440"/>
                              <a:gd name="T75" fmla="*/ 1459 h 13826"/>
                              <a:gd name="T76" fmla="+- 0 11518 1003"/>
                              <a:gd name="T77" fmla="*/ T76 w 10515"/>
                              <a:gd name="T78" fmla="+- 0 1440 1440"/>
                              <a:gd name="T79" fmla="*/ 1440 h 13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5" h="13826">
                                <a:moveTo>
                                  <a:pt x="10515" y="0"/>
                                </a:moveTo>
                                <a:lnTo>
                                  <a:pt x="10495" y="0"/>
                                </a:lnTo>
                                <a:lnTo>
                                  <a:pt x="10495" y="19"/>
                                </a:lnTo>
                                <a:lnTo>
                                  <a:pt x="10495" y="120"/>
                                </a:lnTo>
                                <a:lnTo>
                                  <a:pt x="10495" y="13807"/>
                                </a:lnTo>
                                <a:lnTo>
                                  <a:pt x="19" y="13807"/>
                                </a:lnTo>
                                <a:lnTo>
                                  <a:pt x="19" y="120"/>
                                </a:lnTo>
                                <a:lnTo>
                                  <a:pt x="19" y="19"/>
                                </a:lnTo>
                                <a:lnTo>
                                  <a:pt x="10495" y="19"/>
                                </a:lnTo>
                                <a:lnTo>
                                  <a:pt x="10495" y="0"/>
                                </a:lnTo>
                                <a:lnTo>
                                  <a:pt x="19" y="0"/>
                                </a:lnTo>
                                <a:lnTo>
                                  <a:pt x="0" y="0"/>
                                </a:lnTo>
                                <a:lnTo>
                                  <a:pt x="0" y="13826"/>
                                </a:lnTo>
                                <a:lnTo>
                                  <a:pt x="19" y="13826"/>
                                </a:lnTo>
                                <a:lnTo>
                                  <a:pt x="10495" y="13826"/>
                                </a:lnTo>
                                <a:lnTo>
                                  <a:pt x="10515" y="13826"/>
                                </a:lnTo>
                                <a:lnTo>
                                  <a:pt x="10515" y="13807"/>
                                </a:lnTo>
                                <a:lnTo>
                                  <a:pt x="10515" y="120"/>
                                </a:lnTo>
                                <a:lnTo>
                                  <a:pt x="10515" y="19"/>
                                </a:lnTo>
                                <a:lnTo>
                                  <a:pt x="105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 name="Picture 55" descr="https://i0.wp.com/randomnerdtutorials.com/wp-content/uploads/2018/07/serial-monitor-fpio-16-on.png?resize=756%2C372&amp;ssl=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2854" y="2250"/>
                            <a:ext cx="6810" cy="33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4" descr="https://i1.wp.com/randomnerdtutorials.com/wp-content/uploads/2018/07/gpio-26-on-web-server.png?resize=623%2C435&amp;ssl=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316" y="6406"/>
                            <a:ext cx="5886" cy="411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8A7A216" id="Group 53" o:spid="_x0000_s1026" style="position:absolute;margin-left:50.15pt;margin-top:1in;width:525.75pt;height:691.3pt;z-index:-16516608;mso-position-horizontal-relative:page;mso-position-vertical-relative:page" coordorigin="1003,1440" coordsize="10515,13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">
                <v:shape id="Freeform 56" o:spid="_x0000_s1027" style="position:absolute;left:1003;top:1440;width:10515;height:13826;visibility:visible;mso-wrap-style:square;v-text-anchor:top" coordsize="10515,13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" path="m10515,r-20,l10495,19r,101l10495,13807r-10476,l19,120,19,19r10476,l10495,,19,,,,,13826r19,l10495,13826r20,l10515,13807r,-13687l10515,19r,-19xe" fillcolor="black" stroked="f">
                  <v:path arrowok="t" o:connecttype="custom" o:connectlocs="10515,1440;10495,1440;10495,1459;10495,1560;10495,15247;19,15247;19,1560;19,1459;10495,1459;10495,1440;19,1440;0,1440;0,15266;19,15266;10495,15266;10515,15266;10515,15247;10515,1560;10515,1459;10515,1440" o:connectangles="0,0,0,0,0,0,0,0,0,0,0,0,0,0,0,0,0,0,0,0"/>
                </v:shape>
                <v:shape id="Picture 55" o:spid="_x0000_s1028" type="#_x0000_t75" alt="https://i0.wp.com/randomnerdtutorials.com/wp-content/uploads/2018/07/serial-monitor-fpio-16-on.png?resize=756%2C372&amp;ssl=1" style="position:absolute;left:2854;top:2250;width:6810;height:3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">
                  <v:imagedata r:id="rId54" o:title="serial-monitor-fpio-16-on"/>
                </v:shape>
                <v:shape id="Picture 54" o:spid="_x0000_s1029" type="#_x0000_t75" alt="https://i1.wp.com/randomnerdtutorials.com/wp-content/uploads/2018/07/gpio-26-on-web-server.png?resize=623%2C435&amp;ssl=1" style="position:absolute;left:3316;top:6406;width:5886;height: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">
                  <v:imagedata r:id="rId55" o:title="gpio-26-on-web-server"/>
                </v:shape>
                <w10:wrap anchorx="page" anchory="page"/>
              </v:group>
            </w:pict>
          </mc:Fallback>
        </mc:AlternateContent>
      </w:r>
      <w:r w:rsidR="00660AD9">
        <w:rPr>
          <w:color w:val="393939"/>
          <w:sz w:val="20"/>
        </w:rPr>
        <w:t>At the same time, you can take a look at the Serial Monitor to see what’s going on in the background. For example,</w:t>
      </w:r>
      <w:r w:rsidR="00660AD9">
        <w:rPr>
          <w:color w:val="393939"/>
          <w:spacing w:val="-53"/>
          <w:sz w:val="20"/>
        </w:rPr>
        <w:t xml:space="preserve"> </w:t>
      </w:r>
      <w:r w:rsidR="00660AD9">
        <w:rPr>
          <w:color w:val="393939"/>
          <w:sz w:val="20"/>
        </w:rPr>
        <w:t>when</w:t>
      </w:r>
      <w:r w:rsidR="00660AD9">
        <w:rPr>
          <w:color w:val="393939"/>
          <w:spacing w:val="2"/>
          <w:sz w:val="20"/>
        </w:rPr>
        <w:t xml:space="preserve"> </w:t>
      </w:r>
      <w:r w:rsidR="00660AD9">
        <w:rPr>
          <w:color w:val="393939"/>
          <w:sz w:val="20"/>
        </w:rPr>
        <w:t>you</w:t>
      </w:r>
      <w:r w:rsidR="00660AD9">
        <w:rPr>
          <w:color w:val="393939"/>
          <w:spacing w:val="-2"/>
          <w:sz w:val="20"/>
        </w:rPr>
        <w:t xml:space="preserve"> </w:t>
      </w:r>
      <w:r w:rsidR="00660AD9">
        <w:rPr>
          <w:color w:val="393939"/>
          <w:sz w:val="20"/>
        </w:rPr>
        <w:t>click</w:t>
      </w:r>
      <w:r w:rsidR="00660AD9">
        <w:rPr>
          <w:color w:val="393939"/>
          <w:spacing w:val="3"/>
          <w:sz w:val="20"/>
        </w:rPr>
        <w:t xml:space="preserve"> </w:t>
      </w:r>
      <w:r w:rsidR="00660AD9">
        <w:rPr>
          <w:color w:val="393939"/>
          <w:sz w:val="20"/>
        </w:rPr>
        <w:t>the</w:t>
      </w:r>
      <w:r w:rsidR="00660AD9">
        <w:rPr>
          <w:color w:val="393939"/>
          <w:spacing w:val="-2"/>
          <w:sz w:val="20"/>
        </w:rPr>
        <w:t xml:space="preserve"> </w:t>
      </w:r>
      <w:r w:rsidR="00660AD9">
        <w:rPr>
          <w:color w:val="393939"/>
          <w:sz w:val="20"/>
        </w:rPr>
        <w:t>button</w:t>
      </w:r>
      <w:r w:rsidR="00660AD9">
        <w:rPr>
          <w:color w:val="393939"/>
          <w:spacing w:val="-1"/>
          <w:sz w:val="20"/>
        </w:rPr>
        <w:t xml:space="preserve"> </w:t>
      </w:r>
      <w:r w:rsidR="00660AD9">
        <w:rPr>
          <w:color w:val="393939"/>
          <w:sz w:val="20"/>
        </w:rPr>
        <w:t>to</w:t>
      </w:r>
      <w:r w:rsidR="00660AD9">
        <w:rPr>
          <w:color w:val="393939"/>
          <w:spacing w:val="-2"/>
          <w:sz w:val="20"/>
        </w:rPr>
        <w:t xml:space="preserve"> </w:t>
      </w:r>
      <w:r w:rsidR="00660AD9">
        <w:rPr>
          <w:color w:val="393939"/>
          <w:sz w:val="20"/>
        </w:rPr>
        <w:t>turn</w:t>
      </w:r>
      <w:r w:rsidR="00660AD9">
        <w:rPr>
          <w:color w:val="393939"/>
          <w:spacing w:val="2"/>
          <w:sz w:val="20"/>
        </w:rPr>
        <w:t xml:space="preserve"> </w:t>
      </w:r>
      <w:r w:rsidR="00660AD9">
        <w:rPr>
          <w:color w:val="FF0000"/>
          <w:sz w:val="20"/>
        </w:rPr>
        <w:t>GPIO</w:t>
      </w:r>
      <w:r w:rsidR="00660AD9">
        <w:rPr>
          <w:color w:val="FF0000"/>
          <w:spacing w:val="-1"/>
          <w:sz w:val="20"/>
        </w:rPr>
        <w:t xml:space="preserve"> </w:t>
      </w:r>
      <w:r w:rsidR="00660AD9">
        <w:rPr>
          <w:color w:val="FF0000"/>
          <w:sz w:val="20"/>
        </w:rPr>
        <w:t>26</w:t>
      </w:r>
      <w:r w:rsidR="00660AD9">
        <w:rPr>
          <w:color w:val="FF0000"/>
          <w:spacing w:val="-2"/>
          <w:sz w:val="20"/>
        </w:rPr>
        <w:t xml:space="preserve"> </w:t>
      </w:r>
      <w:r w:rsidR="00660AD9">
        <w:rPr>
          <w:color w:val="393939"/>
          <w:sz w:val="20"/>
        </w:rPr>
        <w:t>ON,</w:t>
      </w:r>
      <w:r w:rsidR="00660AD9">
        <w:rPr>
          <w:color w:val="393939"/>
          <w:spacing w:val="1"/>
          <w:sz w:val="20"/>
        </w:rPr>
        <w:t xml:space="preserve"> </w:t>
      </w:r>
      <w:r w:rsidR="00660AD9">
        <w:rPr>
          <w:color w:val="393939"/>
          <w:sz w:val="20"/>
        </w:rPr>
        <w:t>ESP32 receives a</w:t>
      </w:r>
      <w:r w:rsidR="00660AD9">
        <w:rPr>
          <w:color w:val="393939"/>
          <w:spacing w:val="-2"/>
          <w:sz w:val="20"/>
        </w:rPr>
        <w:t xml:space="preserve"> </w:t>
      </w:r>
      <w:r w:rsidR="00660AD9">
        <w:rPr>
          <w:color w:val="393939"/>
          <w:sz w:val="20"/>
        </w:rPr>
        <w:t>request</w:t>
      </w:r>
      <w:r w:rsidR="00660AD9">
        <w:rPr>
          <w:color w:val="393939"/>
          <w:spacing w:val="1"/>
          <w:sz w:val="20"/>
        </w:rPr>
        <w:t xml:space="preserve"> </w:t>
      </w:r>
      <w:r w:rsidR="00660AD9">
        <w:rPr>
          <w:color w:val="393939"/>
          <w:sz w:val="20"/>
        </w:rPr>
        <w:t>on</w:t>
      </w:r>
      <w:r w:rsidR="00660AD9">
        <w:rPr>
          <w:color w:val="393939"/>
          <w:spacing w:val="-2"/>
          <w:sz w:val="20"/>
        </w:rPr>
        <w:t xml:space="preserve"> </w:t>
      </w:r>
      <w:r w:rsidR="00660AD9">
        <w:rPr>
          <w:color w:val="393939"/>
          <w:sz w:val="20"/>
        </w:rPr>
        <w:t>the</w:t>
      </w:r>
      <w:r w:rsidR="00660AD9">
        <w:rPr>
          <w:color w:val="393939"/>
          <w:spacing w:val="2"/>
          <w:sz w:val="20"/>
        </w:rPr>
        <w:t xml:space="preserve"> </w:t>
      </w:r>
      <w:r w:rsidR="00660AD9">
        <w:rPr>
          <w:b/>
          <w:color w:val="FF0000"/>
          <w:sz w:val="20"/>
        </w:rPr>
        <w:t xml:space="preserve">/26/on </w:t>
      </w:r>
      <w:r w:rsidR="00660AD9">
        <w:rPr>
          <w:color w:val="FF0000"/>
          <w:sz w:val="20"/>
        </w:rPr>
        <w:t>URL</w:t>
      </w:r>
      <w:r w:rsidR="00660AD9">
        <w:rPr>
          <w:color w:val="393939"/>
          <w:sz w:val="20"/>
        </w:rPr>
        <w:t>.</w:t>
      </w: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660AD9">
      <w:pPr>
        <w:spacing w:before="128" w:line="242" w:lineRule="auto"/>
        <w:ind w:left="213" w:right="411"/>
        <w:rPr>
          <w:sz w:val="20"/>
        </w:rPr>
      </w:pPr>
      <w:r>
        <w:rPr>
          <w:color w:val="393939"/>
          <w:sz w:val="20"/>
        </w:rPr>
        <w:t xml:space="preserve">When the ESP32 receives that request, it turns the LED attached to </w:t>
      </w:r>
      <w:r>
        <w:rPr>
          <w:color w:val="FF0000"/>
          <w:sz w:val="20"/>
        </w:rPr>
        <w:t xml:space="preserve">GPIO 26 </w:t>
      </w:r>
      <w:r>
        <w:rPr>
          <w:b/>
          <w:color w:val="393939"/>
          <w:sz w:val="20"/>
        </w:rPr>
        <w:t xml:space="preserve">ON </w:t>
      </w:r>
      <w:r>
        <w:rPr>
          <w:color w:val="393939"/>
          <w:sz w:val="20"/>
        </w:rPr>
        <w:t>and updates its state on the web</w:t>
      </w:r>
      <w:r>
        <w:rPr>
          <w:color w:val="393939"/>
          <w:spacing w:val="-53"/>
          <w:sz w:val="20"/>
        </w:rPr>
        <w:t xml:space="preserve"> </w:t>
      </w:r>
      <w:r>
        <w:rPr>
          <w:color w:val="393939"/>
          <w:sz w:val="20"/>
        </w:rPr>
        <w:t>page.</w:t>
      </w: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DA6855">
      <w:pPr>
        <w:pStyle w:val="BodyText"/>
      </w:pPr>
    </w:p>
    <w:p w:rsidR="00DA6855" w:rsidRDefault="00660AD9">
      <w:pPr>
        <w:spacing w:before="143"/>
        <w:ind w:left="213"/>
        <w:rPr>
          <w:sz w:val="20"/>
        </w:rPr>
      </w:pPr>
      <w:r>
        <w:rPr>
          <w:color w:val="393939"/>
          <w:sz w:val="20"/>
        </w:rPr>
        <w:t>The</w:t>
      </w:r>
      <w:r>
        <w:rPr>
          <w:color w:val="393939"/>
          <w:spacing w:val="-3"/>
          <w:sz w:val="20"/>
        </w:rPr>
        <w:t xml:space="preserve"> </w:t>
      </w:r>
      <w:r>
        <w:rPr>
          <w:color w:val="393939"/>
          <w:sz w:val="20"/>
        </w:rPr>
        <w:t>button for</w:t>
      </w:r>
      <w:r>
        <w:rPr>
          <w:color w:val="393939"/>
          <w:spacing w:val="-1"/>
          <w:sz w:val="20"/>
        </w:rPr>
        <w:t xml:space="preserve"> </w:t>
      </w:r>
      <w:r>
        <w:rPr>
          <w:color w:val="FF0000"/>
          <w:sz w:val="20"/>
        </w:rPr>
        <w:t>GPIO</w:t>
      </w:r>
      <w:r>
        <w:rPr>
          <w:color w:val="FF0000"/>
          <w:spacing w:val="-1"/>
          <w:sz w:val="20"/>
        </w:rPr>
        <w:t xml:space="preserve"> </w:t>
      </w:r>
      <w:r>
        <w:rPr>
          <w:color w:val="FF0000"/>
          <w:sz w:val="20"/>
        </w:rPr>
        <w:t>27</w:t>
      </w:r>
      <w:r>
        <w:rPr>
          <w:color w:val="FF0000"/>
          <w:spacing w:val="-1"/>
          <w:sz w:val="20"/>
        </w:rPr>
        <w:t xml:space="preserve"> </w:t>
      </w:r>
      <w:r>
        <w:rPr>
          <w:color w:val="393939"/>
          <w:sz w:val="20"/>
        </w:rPr>
        <w:t>works</w:t>
      </w:r>
      <w:r>
        <w:rPr>
          <w:color w:val="393939"/>
          <w:spacing w:val="-1"/>
          <w:sz w:val="20"/>
        </w:rPr>
        <w:t xml:space="preserve"> </w:t>
      </w:r>
      <w:r>
        <w:rPr>
          <w:color w:val="393939"/>
          <w:sz w:val="20"/>
        </w:rPr>
        <w:t>in</w:t>
      </w:r>
      <w:r>
        <w:rPr>
          <w:color w:val="393939"/>
          <w:spacing w:val="-3"/>
          <w:sz w:val="20"/>
        </w:rPr>
        <w:t xml:space="preserve"> </w:t>
      </w:r>
      <w:r>
        <w:rPr>
          <w:color w:val="393939"/>
          <w:sz w:val="20"/>
        </w:rPr>
        <w:t>a</w:t>
      </w:r>
      <w:r>
        <w:rPr>
          <w:color w:val="393939"/>
          <w:spacing w:val="-2"/>
          <w:sz w:val="20"/>
        </w:rPr>
        <w:t xml:space="preserve"> </w:t>
      </w:r>
      <w:r>
        <w:rPr>
          <w:color w:val="393939"/>
          <w:sz w:val="20"/>
        </w:rPr>
        <w:t>similar way.</w:t>
      </w:r>
      <w:r>
        <w:rPr>
          <w:color w:val="393939"/>
          <w:spacing w:val="-2"/>
          <w:sz w:val="20"/>
        </w:rPr>
        <w:t xml:space="preserve"> </w:t>
      </w:r>
      <w:r>
        <w:rPr>
          <w:color w:val="393939"/>
          <w:sz w:val="20"/>
        </w:rPr>
        <w:t>Test</w:t>
      </w:r>
      <w:r>
        <w:rPr>
          <w:color w:val="393939"/>
          <w:spacing w:val="-2"/>
          <w:sz w:val="20"/>
        </w:rPr>
        <w:t xml:space="preserve"> </w:t>
      </w:r>
      <w:r>
        <w:rPr>
          <w:color w:val="393939"/>
          <w:sz w:val="20"/>
        </w:rPr>
        <w:t>that</w:t>
      </w:r>
      <w:r>
        <w:rPr>
          <w:color w:val="393939"/>
          <w:spacing w:val="-3"/>
          <w:sz w:val="20"/>
        </w:rPr>
        <w:t xml:space="preserve"> </w:t>
      </w:r>
      <w:r>
        <w:rPr>
          <w:color w:val="393939"/>
          <w:sz w:val="20"/>
        </w:rPr>
        <w:t>it is working</w:t>
      </w:r>
      <w:r>
        <w:rPr>
          <w:color w:val="393939"/>
          <w:spacing w:val="-2"/>
          <w:sz w:val="20"/>
        </w:rPr>
        <w:t xml:space="preserve"> </w:t>
      </w:r>
      <w:r>
        <w:rPr>
          <w:color w:val="393939"/>
          <w:sz w:val="20"/>
        </w:rPr>
        <w:t>properly.</w:t>
      </w:r>
    </w:p>
    <w:p w:rsidR="00DA6855" w:rsidRDefault="00DA6855">
      <w:pPr>
        <w:pStyle w:val="BodyText"/>
        <w:spacing w:before="1"/>
        <w:rPr>
          <w:sz w:val="20"/>
        </w:rPr>
      </w:pPr>
    </w:p>
    <w:p w:rsidR="00DA6855" w:rsidRDefault="00660AD9">
      <w:pPr>
        <w:ind w:left="213"/>
        <w:rPr>
          <w:sz w:val="20"/>
        </w:rPr>
      </w:pPr>
      <w:r>
        <w:rPr>
          <w:color w:val="393939"/>
          <w:sz w:val="20"/>
        </w:rPr>
        <w:t>-</w:t>
      </w:r>
      <w:r>
        <w:rPr>
          <w:color w:val="393939"/>
          <w:spacing w:val="-2"/>
          <w:sz w:val="20"/>
        </w:rPr>
        <w:t xml:space="preserve"> </w:t>
      </w:r>
      <w:r>
        <w:rPr>
          <w:color w:val="393939"/>
          <w:sz w:val="20"/>
        </w:rPr>
        <w:t>Capture</w:t>
      </w:r>
      <w:r>
        <w:rPr>
          <w:color w:val="393939"/>
          <w:spacing w:val="1"/>
          <w:sz w:val="20"/>
        </w:rPr>
        <w:t xml:space="preserve"> </w:t>
      </w:r>
      <w:r>
        <w:rPr>
          <w:color w:val="393939"/>
          <w:sz w:val="20"/>
        </w:rPr>
        <w:t>the</w:t>
      </w:r>
      <w:r>
        <w:rPr>
          <w:color w:val="393939"/>
          <w:spacing w:val="-1"/>
          <w:sz w:val="20"/>
        </w:rPr>
        <w:t xml:space="preserve"> </w:t>
      </w:r>
      <w:r>
        <w:rPr>
          <w:color w:val="393939"/>
          <w:sz w:val="20"/>
        </w:rPr>
        <w:t>output</w:t>
      </w:r>
      <w:r>
        <w:rPr>
          <w:color w:val="393939"/>
          <w:spacing w:val="-2"/>
          <w:sz w:val="20"/>
        </w:rPr>
        <w:t xml:space="preserve"> </w:t>
      </w:r>
      <w:r>
        <w:rPr>
          <w:color w:val="393939"/>
          <w:sz w:val="20"/>
        </w:rPr>
        <w:t>from</w:t>
      </w:r>
      <w:r>
        <w:rPr>
          <w:color w:val="393939"/>
          <w:spacing w:val="1"/>
          <w:sz w:val="20"/>
        </w:rPr>
        <w:t xml:space="preserve"> </w:t>
      </w:r>
      <w:r>
        <w:rPr>
          <w:color w:val="393939"/>
          <w:sz w:val="20"/>
        </w:rPr>
        <w:t>serial monitor</w:t>
      </w:r>
      <w:r>
        <w:rPr>
          <w:color w:val="393939"/>
          <w:spacing w:val="-3"/>
          <w:sz w:val="20"/>
        </w:rPr>
        <w:t xml:space="preserve"> </w:t>
      </w:r>
      <w:r>
        <w:rPr>
          <w:color w:val="393939"/>
          <w:sz w:val="20"/>
        </w:rPr>
        <w:t>and web</w:t>
      </w:r>
      <w:r>
        <w:rPr>
          <w:color w:val="393939"/>
          <w:spacing w:val="-2"/>
          <w:sz w:val="20"/>
        </w:rPr>
        <w:t xml:space="preserve"> </w:t>
      </w:r>
      <w:r>
        <w:rPr>
          <w:color w:val="393939"/>
          <w:sz w:val="20"/>
        </w:rPr>
        <w:t>browser</w:t>
      </w:r>
      <w:r>
        <w:rPr>
          <w:color w:val="393939"/>
          <w:spacing w:val="2"/>
          <w:sz w:val="20"/>
        </w:rPr>
        <w:t xml:space="preserve"> </w:t>
      </w:r>
      <w:r>
        <w:rPr>
          <w:color w:val="393939"/>
          <w:sz w:val="20"/>
        </w:rPr>
        <w:t>for</w:t>
      </w:r>
      <w:r>
        <w:rPr>
          <w:color w:val="393939"/>
          <w:spacing w:val="-2"/>
          <w:sz w:val="20"/>
        </w:rPr>
        <w:t xml:space="preserve"> </w:t>
      </w:r>
      <w:r>
        <w:rPr>
          <w:color w:val="393939"/>
          <w:sz w:val="20"/>
        </w:rPr>
        <w:t>the</w:t>
      </w:r>
      <w:r>
        <w:rPr>
          <w:color w:val="393939"/>
          <w:spacing w:val="-3"/>
          <w:sz w:val="20"/>
        </w:rPr>
        <w:t xml:space="preserve"> </w:t>
      </w:r>
      <w:r>
        <w:rPr>
          <w:color w:val="393939"/>
          <w:sz w:val="20"/>
        </w:rPr>
        <w:t>report.</w:t>
      </w:r>
    </w:p>
    <w:p w:rsidR="00DA6855" w:rsidRDefault="00DA6855">
      <w:pPr>
        <w:rPr>
          <w:sz w:val="20"/>
        </w:rPr>
        <w:sectPr w:rsidR="00DA6855">
          <w:pgSz w:w="11910" w:h="16840"/>
          <w:pgMar w:top="1420" w:right="260" w:bottom="1380" w:left="900" w:header="758" w:footer="1192" w:gutter="0"/>
          <w:cols w:space="720"/>
        </w:sectPr>
      </w:pPr>
    </w:p>
    <w:p w:rsidR="00DA6855" w:rsidRDefault="00DA6855">
      <w:pPr>
        <w:pStyle w:val="BodyText"/>
        <w:rPr>
          <w:sz w:val="20"/>
        </w:rPr>
      </w:pPr>
    </w:p>
    <w:p w:rsidR="00DA6855" w:rsidRDefault="00DA6855">
      <w:pPr>
        <w:pStyle w:val="BodyText"/>
        <w:spacing w:before="2"/>
        <w:rPr>
          <w:sz w:val="13"/>
        </w:rPr>
      </w:pPr>
    </w:p>
    <w:p w:rsidR="00DA6855" w:rsidRDefault="00AF5842">
      <w:pPr>
        <w:pStyle w:val="BodyText"/>
        <w:ind w:left="213"/>
        <w:rPr>
          <w:sz w:val="20"/>
        </w:rPr>
      </w:pPr>
      <w:r>
        <w:rPr>
          <w:noProof/>
          <w:sz w:val="20"/>
        </w:rPr>
        <mc:AlternateContent>
          <mc:Choice Requires="wps">
            <w:drawing>
              <wp:inline distT="0" distB="0" distL="0" distR="0">
                <wp:extent cx="6163310" cy="320040"/>
                <wp:effectExtent l="11430" t="10160" r="6985" b="12700"/>
                <wp:docPr id="55"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3310" cy="320040"/>
                        </a:xfrm>
                        <a:prstGeom prst="rect">
                          <a:avLst/>
                        </a:prstGeom>
                        <a:solidFill>
                          <a:srgbClr val="A8D08D"/>
                        </a:solidFill>
                        <a:ln w="6096">
                          <a:solidFill>
                            <a:srgbClr val="000000"/>
                          </a:solidFill>
                          <a:miter lim="800000"/>
                          <a:headEnd/>
                          <a:tailEnd/>
                        </a:ln>
                      </wps:spPr>
                      <wps:txbx>
                        <w:txbxContent>
                          <w:p w:rsidR="00660AD9" w:rsidRDefault="00660AD9">
                            <w:pPr>
                              <w:spacing w:before="2"/>
                              <w:ind w:left="1183"/>
                              <w:rPr>
                                <w:rFonts w:ascii="Calibri"/>
                                <w:b/>
                                <w:sz w:val="24"/>
                              </w:rPr>
                            </w:pPr>
                            <w:r>
                              <w:rPr>
                                <w:rFonts w:ascii="Calibri"/>
                                <w:b/>
                                <w:sz w:val="24"/>
                              </w:rPr>
                              <w:t>B.</w:t>
                            </w:r>
                            <w:r>
                              <w:rPr>
                                <w:rFonts w:ascii="Calibri"/>
                                <w:b/>
                                <w:spacing w:val="50"/>
                                <w:sz w:val="24"/>
                              </w:rPr>
                              <w:t xml:space="preserve"> </w:t>
                            </w:r>
                            <w:r>
                              <w:rPr>
                                <w:rFonts w:ascii="Calibri"/>
                                <w:b/>
                                <w:sz w:val="24"/>
                              </w:rPr>
                              <w:t>ESP32</w:t>
                            </w:r>
                            <w:r>
                              <w:rPr>
                                <w:rFonts w:ascii="Calibri"/>
                                <w:b/>
                                <w:spacing w:val="-3"/>
                                <w:sz w:val="24"/>
                              </w:rPr>
                              <w:t xml:space="preserve"> </w:t>
                            </w:r>
                            <w:r>
                              <w:rPr>
                                <w:rFonts w:ascii="Calibri"/>
                                <w:b/>
                                <w:sz w:val="24"/>
                              </w:rPr>
                              <w:t>DHT11</w:t>
                            </w:r>
                            <w:r>
                              <w:rPr>
                                <w:rFonts w:ascii="Calibri"/>
                                <w:b/>
                                <w:spacing w:val="-2"/>
                                <w:sz w:val="24"/>
                              </w:rPr>
                              <w:t xml:space="preserve"> </w:t>
                            </w:r>
                            <w:r>
                              <w:rPr>
                                <w:rFonts w:ascii="Calibri"/>
                                <w:b/>
                                <w:sz w:val="24"/>
                              </w:rPr>
                              <w:t>TEMPERATURE</w:t>
                            </w:r>
                            <w:r>
                              <w:rPr>
                                <w:rFonts w:ascii="Calibri"/>
                                <w:b/>
                                <w:spacing w:val="-3"/>
                                <w:sz w:val="24"/>
                              </w:rPr>
                              <w:t xml:space="preserve"> </w:t>
                            </w:r>
                            <w:r>
                              <w:rPr>
                                <w:rFonts w:ascii="Calibri"/>
                                <w:b/>
                                <w:sz w:val="24"/>
                              </w:rPr>
                              <w:t>SENSOR</w:t>
                            </w:r>
                            <w:r>
                              <w:rPr>
                                <w:rFonts w:ascii="Calibri"/>
                                <w:b/>
                                <w:spacing w:val="-2"/>
                                <w:sz w:val="24"/>
                              </w:rPr>
                              <w:t xml:space="preserve"> </w:t>
                            </w:r>
                            <w:r>
                              <w:rPr>
                                <w:rFonts w:ascii="Calibri"/>
                                <w:b/>
                                <w:sz w:val="24"/>
                              </w:rPr>
                              <w:t>WEB</w:t>
                            </w:r>
                            <w:r>
                              <w:rPr>
                                <w:rFonts w:ascii="Calibri"/>
                                <w:b/>
                                <w:spacing w:val="-3"/>
                                <w:sz w:val="24"/>
                              </w:rPr>
                              <w:t xml:space="preserve"> </w:t>
                            </w:r>
                            <w:r>
                              <w:rPr>
                                <w:rFonts w:ascii="Calibri"/>
                                <w:b/>
                                <w:sz w:val="24"/>
                              </w:rPr>
                              <w:t>SERVER</w:t>
                            </w:r>
                          </w:p>
                        </w:txbxContent>
                      </wps:txbx>
                      <wps:bodyPr rot="0" vert="horz" wrap="square" lIns="0" tIns="0" rIns="0" bIns="0" anchor="t" anchorCtr="0" upright="1">
                        <a:noAutofit/>
                      </wps:bodyPr>
                    </wps:wsp>
                  </a:graphicData>
                </a:graphic>
              </wp:inline>
            </w:drawing>
          </mc:Choice>
          <mc:Fallback>
            <w:pict>
              <v:shape id="Text Box 136" o:spid="_x0000_s1058" type="#_x0000_t202" style="width:485.3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" fillcolor="#a8d08d" strokeweight=".48pt">
                <v:textbox inset="0,0,0,0">
                  <w:txbxContent>
                    <w:p w:rsidR="00660AD9" w:rsidRDefault="00660AD9">
                      <w:pPr>
                        <w:spacing w:before="2"/>
                        <w:ind w:left="1183"/>
                        <w:rPr>
                          <w:rFonts w:ascii="Calibri"/>
                          <w:b/>
                          <w:sz w:val="24"/>
                        </w:rPr>
                      </w:pPr>
                      <w:r>
                        <w:rPr>
                          <w:rFonts w:ascii="Calibri"/>
                          <w:b/>
                          <w:sz w:val="24"/>
                        </w:rPr>
                        <w:t>B.</w:t>
                      </w:r>
                      <w:r>
                        <w:rPr>
                          <w:rFonts w:ascii="Calibri"/>
                          <w:b/>
                          <w:spacing w:val="50"/>
                          <w:sz w:val="24"/>
                        </w:rPr>
                        <w:t xml:space="preserve"> </w:t>
                      </w:r>
                      <w:r>
                        <w:rPr>
                          <w:rFonts w:ascii="Calibri"/>
                          <w:b/>
                          <w:sz w:val="24"/>
                        </w:rPr>
                        <w:t>ESP32</w:t>
                      </w:r>
                      <w:r>
                        <w:rPr>
                          <w:rFonts w:ascii="Calibri"/>
                          <w:b/>
                          <w:spacing w:val="-3"/>
                          <w:sz w:val="24"/>
                        </w:rPr>
                        <w:t xml:space="preserve"> </w:t>
                      </w:r>
                      <w:r>
                        <w:rPr>
                          <w:rFonts w:ascii="Calibri"/>
                          <w:b/>
                          <w:sz w:val="24"/>
                        </w:rPr>
                        <w:t>DHT11</w:t>
                      </w:r>
                      <w:r>
                        <w:rPr>
                          <w:rFonts w:ascii="Calibri"/>
                          <w:b/>
                          <w:spacing w:val="-2"/>
                          <w:sz w:val="24"/>
                        </w:rPr>
                        <w:t xml:space="preserve"> </w:t>
                      </w:r>
                      <w:r>
                        <w:rPr>
                          <w:rFonts w:ascii="Calibri"/>
                          <w:b/>
                          <w:sz w:val="24"/>
                        </w:rPr>
                        <w:t>TEMPERATURE</w:t>
                      </w:r>
                      <w:r>
                        <w:rPr>
                          <w:rFonts w:ascii="Calibri"/>
                          <w:b/>
                          <w:spacing w:val="-3"/>
                          <w:sz w:val="24"/>
                        </w:rPr>
                        <w:t xml:space="preserve"> </w:t>
                      </w:r>
                      <w:r>
                        <w:rPr>
                          <w:rFonts w:ascii="Calibri"/>
                          <w:b/>
                          <w:sz w:val="24"/>
                        </w:rPr>
                        <w:t>SENSOR</w:t>
                      </w:r>
                      <w:r>
                        <w:rPr>
                          <w:rFonts w:ascii="Calibri"/>
                          <w:b/>
                          <w:spacing w:val="-2"/>
                          <w:sz w:val="24"/>
                        </w:rPr>
                        <w:t xml:space="preserve"> </w:t>
                      </w:r>
                      <w:r>
                        <w:rPr>
                          <w:rFonts w:ascii="Calibri"/>
                          <w:b/>
                          <w:sz w:val="24"/>
                        </w:rPr>
                        <w:t>WEB</w:t>
                      </w:r>
                      <w:r>
                        <w:rPr>
                          <w:rFonts w:ascii="Calibri"/>
                          <w:b/>
                          <w:spacing w:val="-3"/>
                          <w:sz w:val="24"/>
                        </w:rPr>
                        <w:t xml:space="preserve"> </w:t>
                      </w:r>
                      <w:r>
                        <w:rPr>
                          <w:rFonts w:ascii="Calibri"/>
                          <w:b/>
                          <w:sz w:val="24"/>
                        </w:rPr>
                        <w:t>SERVER</w:t>
                      </w:r>
                    </w:p>
                  </w:txbxContent>
                </v:textbox>
                <w10:anchorlock/>
              </v:shape>
            </w:pict>
          </mc:Fallback>
        </mc:AlternateContent>
      </w:r>
    </w:p>
    <w:p w:rsidR="00DA6855" w:rsidRDefault="00DA6855">
      <w:pPr>
        <w:pStyle w:val="BodyText"/>
        <w:spacing w:before="4"/>
        <w:rPr>
          <w:sz w:val="10"/>
        </w:rPr>
      </w:pPr>
    </w:p>
    <w:p w:rsidR="00DA6855" w:rsidRDefault="00AF5842">
      <w:pPr>
        <w:pStyle w:val="Heading2"/>
        <w:numPr>
          <w:ilvl w:val="0"/>
          <w:numId w:val="8"/>
        </w:numPr>
        <w:tabs>
          <w:tab w:val="left" w:pos="935"/>
        </w:tabs>
        <w:spacing w:before="94"/>
        <w:ind w:hanging="361"/>
        <w:jc w:val="both"/>
      </w:pPr>
      <w:r>
        <w:rPr>
          <w:noProof/>
        </w:rPr>
        <mc:AlternateContent>
          <mc:Choice Requires="wps">
            <w:drawing>
              <wp:anchor distT="0" distB="0" distL="114300" distR="114300" simplePos="0" relativeHeight="486800896" behindDoc="1" locked="0" layoutInCell="1" allowOverlap="1">
                <wp:simplePos x="0" y="0"/>
                <wp:positionH relativeFrom="page">
                  <wp:posOffset>636905</wp:posOffset>
                </wp:positionH>
                <wp:positionV relativeFrom="paragraph">
                  <wp:posOffset>-661670</wp:posOffset>
                </wp:positionV>
                <wp:extent cx="6677025" cy="6923405"/>
                <wp:effectExtent l="0" t="0" r="0" b="0"/>
                <wp:wrapNone/>
                <wp:docPr id="54"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7025" cy="6923405"/>
                        </a:xfrm>
                        <a:custGeom>
                          <a:avLst/>
                          <a:gdLst>
                            <a:gd name="T0" fmla="+- 0 11518 1003"/>
                            <a:gd name="T1" fmla="*/ T0 w 10515"/>
                            <a:gd name="T2" fmla="+- 0 -1042 -1042"/>
                            <a:gd name="T3" fmla="*/ -1042 h 10903"/>
                            <a:gd name="T4" fmla="+- 0 11498 1003"/>
                            <a:gd name="T5" fmla="*/ T4 w 10515"/>
                            <a:gd name="T6" fmla="+- 0 -1042 -1042"/>
                            <a:gd name="T7" fmla="*/ -1042 h 10903"/>
                            <a:gd name="T8" fmla="+- 0 11498 1003"/>
                            <a:gd name="T9" fmla="*/ T8 w 10515"/>
                            <a:gd name="T10" fmla="+- 0 -1022 -1042"/>
                            <a:gd name="T11" fmla="*/ -1022 h 10903"/>
                            <a:gd name="T12" fmla="+- 0 11498 1003"/>
                            <a:gd name="T13" fmla="*/ T12 w 10515"/>
                            <a:gd name="T14" fmla="+- 0 -922 -1042"/>
                            <a:gd name="T15" fmla="*/ -922 h 10903"/>
                            <a:gd name="T16" fmla="+- 0 11498 1003"/>
                            <a:gd name="T17" fmla="*/ T16 w 10515"/>
                            <a:gd name="T18" fmla="+- 0 9841 -1042"/>
                            <a:gd name="T19" fmla="*/ 9841 h 10903"/>
                            <a:gd name="T20" fmla="+- 0 1022 1003"/>
                            <a:gd name="T21" fmla="*/ T20 w 10515"/>
                            <a:gd name="T22" fmla="+- 0 9841 -1042"/>
                            <a:gd name="T23" fmla="*/ 9841 h 10903"/>
                            <a:gd name="T24" fmla="+- 0 1022 1003"/>
                            <a:gd name="T25" fmla="*/ T24 w 10515"/>
                            <a:gd name="T26" fmla="+- 0 -922 -1042"/>
                            <a:gd name="T27" fmla="*/ -922 h 10903"/>
                            <a:gd name="T28" fmla="+- 0 1022 1003"/>
                            <a:gd name="T29" fmla="*/ T28 w 10515"/>
                            <a:gd name="T30" fmla="+- 0 -1022 -1042"/>
                            <a:gd name="T31" fmla="*/ -1022 h 10903"/>
                            <a:gd name="T32" fmla="+- 0 11498 1003"/>
                            <a:gd name="T33" fmla="*/ T32 w 10515"/>
                            <a:gd name="T34" fmla="+- 0 -1022 -1042"/>
                            <a:gd name="T35" fmla="*/ -1022 h 10903"/>
                            <a:gd name="T36" fmla="+- 0 11498 1003"/>
                            <a:gd name="T37" fmla="*/ T36 w 10515"/>
                            <a:gd name="T38" fmla="+- 0 -1042 -1042"/>
                            <a:gd name="T39" fmla="*/ -1042 h 10903"/>
                            <a:gd name="T40" fmla="+- 0 1022 1003"/>
                            <a:gd name="T41" fmla="*/ T40 w 10515"/>
                            <a:gd name="T42" fmla="+- 0 -1042 -1042"/>
                            <a:gd name="T43" fmla="*/ -1042 h 10903"/>
                            <a:gd name="T44" fmla="+- 0 1003 1003"/>
                            <a:gd name="T45" fmla="*/ T44 w 10515"/>
                            <a:gd name="T46" fmla="+- 0 -1042 -1042"/>
                            <a:gd name="T47" fmla="*/ -1042 h 10903"/>
                            <a:gd name="T48" fmla="+- 0 1003 1003"/>
                            <a:gd name="T49" fmla="*/ T48 w 10515"/>
                            <a:gd name="T50" fmla="+- 0 -1022 -1042"/>
                            <a:gd name="T51" fmla="*/ -1022 h 10903"/>
                            <a:gd name="T52" fmla="+- 0 1003 1003"/>
                            <a:gd name="T53" fmla="*/ T52 w 10515"/>
                            <a:gd name="T54" fmla="+- 0 -922 -1042"/>
                            <a:gd name="T55" fmla="*/ -922 h 10903"/>
                            <a:gd name="T56" fmla="+- 0 1003 1003"/>
                            <a:gd name="T57" fmla="*/ T56 w 10515"/>
                            <a:gd name="T58" fmla="+- 0 9841 -1042"/>
                            <a:gd name="T59" fmla="*/ 9841 h 10903"/>
                            <a:gd name="T60" fmla="+- 0 1003 1003"/>
                            <a:gd name="T61" fmla="*/ T60 w 10515"/>
                            <a:gd name="T62" fmla="+- 0 9861 -1042"/>
                            <a:gd name="T63" fmla="*/ 9861 h 10903"/>
                            <a:gd name="T64" fmla="+- 0 1022 1003"/>
                            <a:gd name="T65" fmla="*/ T64 w 10515"/>
                            <a:gd name="T66" fmla="+- 0 9861 -1042"/>
                            <a:gd name="T67" fmla="*/ 9861 h 10903"/>
                            <a:gd name="T68" fmla="+- 0 11498 1003"/>
                            <a:gd name="T69" fmla="*/ T68 w 10515"/>
                            <a:gd name="T70" fmla="+- 0 9861 -1042"/>
                            <a:gd name="T71" fmla="*/ 9861 h 10903"/>
                            <a:gd name="T72" fmla="+- 0 11518 1003"/>
                            <a:gd name="T73" fmla="*/ T72 w 10515"/>
                            <a:gd name="T74" fmla="+- 0 9861 -1042"/>
                            <a:gd name="T75" fmla="*/ 9861 h 10903"/>
                            <a:gd name="T76" fmla="+- 0 11518 1003"/>
                            <a:gd name="T77" fmla="*/ T76 w 10515"/>
                            <a:gd name="T78" fmla="+- 0 9841 -1042"/>
                            <a:gd name="T79" fmla="*/ 9841 h 10903"/>
                            <a:gd name="T80" fmla="+- 0 11518 1003"/>
                            <a:gd name="T81" fmla="*/ T80 w 10515"/>
                            <a:gd name="T82" fmla="+- 0 -922 -1042"/>
                            <a:gd name="T83" fmla="*/ -922 h 10903"/>
                            <a:gd name="T84" fmla="+- 0 11518 1003"/>
                            <a:gd name="T85" fmla="*/ T84 w 10515"/>
                            <a:gd name="T86" fmla="+- 0 -1022 -1042"/>
                            <a:gd name="T87" fmla="*/ -1022 h 10903"/>
                            <a:gd name="T88" fmla="+- 0 11518 1003"/>
                            <a:gd name="T89" fmla="*/ T88 w 10515"/>
                            <a:gd name="T90" fmla="+- 0 -1042 -1042"/>
                            <a:gd name="T91" fmla="*/ -1042 h 109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515" h="10903">
                              <a:moveTo>
                                <a:pt x="10515" y="0"/>
                              </a:moveTo>
                              <a:lnTo>
                                <a:pt x="10495" y="0"/>
                              </a:lnTo>
                              <a:lnTo>
                                <a:pt x="10495" y="20"/>
                              </a:lnTo>
                              <a:lnTo>
                                <a:pt x="10495" y="120"/>
                              </a:lnTo>
                              <a:lnTo>
                                <a:pt x="10495" y="10883"/>
                              </a:lnTo>
                              <a:lnTo>
                                <a:pt x="19" y="10883"/>
                              </a:lnTo>
                              <a:lnTo>
                                <a:pt x="19" y="120"/>
                              </a:lnTo>
                              <a:lnTo>
                                <a:pt x="19" y="20"/>
                              </a:lnTo>
                              <a:lnTo>
                                <a:pt x="10495" y="20"/>
                              </a:lnTo>
                              <a:lnTo>
                                <a:pt x="10495" y="0"/>
                              </a:lnTo>
                              <a:lnTo>
                                <a:pt x="19" y="0"/>
                              </a:lnTo>
                              <a:lnTo>
                                <a:pt x="0" y="0"/>
                              </a:lnTo>
                              <a:lnTo>
                                <a:pt x="0" y="20"/>
                              </a:lnTo>
                              <a:lnTo>
                                <a:pt x="0" y="120"/>
                              </a:lnTo>
                              <a:lnTo>
                                <a:pt x="0" y="10883"/>
                              </a:lnTo>
                              <a:lnTo>
                                <a:pt x="0" y="10903"/>
                              </a:lnTo>
                              <a:lnTo>
                                <a:pt x="19" y="10903"/>
                              </a:lnTo>
                              <a:lnTo>
                                <a:pt x="10495" y="10903"/>
                              </a:lnTo>
                              <a:lnTo>
                                <a:pt x="10515" y="10903"/>
                              </a:lnTo>
                              <a:lnTo>
                                <a:pt x="10515" y="10883"/>
                              </a:lnTo>
                              <a:lnTo>
                                <a:pt x="10515" y="120"/>
                              </a:lnTo>
                              <a:lnTo>
                                <a:pt x="10515" y="20"/>
                              </a:lnTo>
                              <a:lnTo>
                                <a:pt x="105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4875E" id="Freeform 51" o:spid="_x0000_s1026" style="position:absolute;margin-left:50.15pt;margin-top:-52.1pt;width:525.75pt;height:545.15pt;z-index:-165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515,10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" path="m10515,r-20,l10495,20r,100l10495,10883r-10476,l19,120,19,20r10476,l10495,,19,,,,,20,,120,,10883r,20l19,10903r10476,l10515,10903r,-20l10515,120r,-100l10515,xe" fillcolor="black" stroked="f">
                <v:path arrowok="t" o:connecttype="custom" o:connectlocs="6677025,-661670;6664325,-661670;6664325,-648970;6664325,-585470;6664325,6249035;12065,6249035;12065,-585470;12065,-648970;6664325,-648970;6664325,-661670;12065,-661670;0,-661670;0,-648970;0,-585470;0,6249035;0,6261735;12065,6261735;6664325,6261735;6677025,6261735;6677025,6249035;6677025,-585470;6677025,-648970;6677025,-661670" o:connectangles="0,0,0,0,0,0,0,0,0,0,0,0,0,0,0,0,0,0,0,0,0,0,0"/>
                <w10:wrap anchorx="page"/>
              </v:shape>
            </w:pict>
          </mc:Fallback>
        </mc:AlternateContent>
      </w:r>
      <w:r w:rsidR="00660AD9">
        <w:t>The</w:t>
      </w:r>
      <w:r w:rsidR="00660AD9">
        <w:rPr>
          <w:spacing w:val="-1"/>
        </w:rPr>
        <w:t xml:space="preserve"> </w:t>
      </w:r>
      <w:r w:rsidR="00660AD9">
        <w:t>circuit</w:t>
      </w:r>
    </w:p>
    <w:p w:rsidR="00DA6855" w:rsidRDefault="008C050C">
      <w:pPr>
        <w:pStyle w:val="BodyText"/>
        <w:spacing w:before="1"/>
        <w:ind w:left="934" w:right="321"/>
        <w:jc w:val="both"/>
      </w:pPr>
      <w:r>
        <w:t>Connect the DHT11 temperature and humidity sensor according to the following schematic diagram. In this example, the DHT11 data pin is connected to GPIO 27.</w:t>
      </w:r>
    </w:p>
    <w:p w:rsidR="008C050C" w:rsidRDefault="008C050C">
      <w:pPr>
        <w:pStyle w:val="BodyText"/>
        <w:spacing w:before="1"/>
        <w:ind w:left="934" w:right="321"/>
        <w:jc w:val="both"/>
      </w:pPr>
    </w:p>
    <w:p w:rsidR="008C050C" w:rsidRDefault="008C050C" w:rsidP="008C050C">
      <w:pPr>
        <w:pStyle w:val="BodyText"/>
        <w:spacing w:before="1"/>
        <w:ind w:left="934" w:right="321"/>
        <w:jc w:val="center"/>
      </w:pPr>
      <w:r>
        <w:rPr>
          <w:noProof/>
        </w:rPr>
        <w:drawing>
          <wp:inline distT="0" distB="0" distL="0" distR="0" wp14:anchorId="455FADE0" wp14:editId="029E4FC2">
            <wp:extent cx="2476006" cy="2743200"/>
            <wp:effectExtent l="0" t="0" r="0" b="0"/>
            <wp:docPr id="2" name="Picture 2" descr="ESP32 DHT11 DHT22 Temperature and Humidity Arduino IDE Circuit Schemat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SP32 DHT11 DHT22 Temperature and Humidity Arduino IDE Circuit Schematic Diagra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76006" cy="2743200"/>
                    </a:xfrm>
                    <a:prstGeom prst="rect">
                      <a:avLst/>
                    </a:prstGeom>
                    <a:noFill/>
                    <a:ln>
                      <a:noFill/>
                    </a:ln>
                  </pic:spPr>
                </pic:pic>
              </a:graphicData>
            </a:graphic>
          </wp:inline>
        </w:drawing>
      </w:r>
    </w:p>
    <w:p w:rsidR="008C050C" w:rsidRDefault="008C050C">
      <w:pPr>
        <w:pStyle w:val="BodyText"/>
        <w:spacing w:before="1"/>
        <w:ind w:left="934" w:right="321"/>
        <w:jc w:val="both"/>
      </w:pPr>
    </w:p>
    <w:p w:rsidR="008C050C" w:rsidRDefault="008C050C">
      <w:pPr>
        <w:pStyle w:val="BodyText"/>
        <w:spacing w:before="1"/>
        <w:ind w:left="934" w:right="321"/>
        <w:jc w:val="both"/>
      </w:pPr>
      <w:r>
        <w:t xml:space="preserve">Note: If you’re using a DHT11 sensor module instead, it will only have three pins. Connect the jumper wires according to the labels provided on the DHT11 module. The module already comes together with an internal pull up resistor so there is no need </w:t>
      </w:r>
      <w:r w:rsidR="00660AD9">
        <w:t>to add one to the circuit.</w:t>
      </w:r>
      <w:r>
        <w:t xml:space="preserve">   </w:t>
      </w:r>
    </w:p>
    <w:p w:rsidR="008C050C" w:rsidRDefault="008C050C">
      <w:pPr>
        <w:pStyle w:val="BodyText"/>
        <w:spacing w:before="1"/>
        <w:ind w:left="934" w:right="321"/>
        <w:jc w:val="both"/>
      </w:pPr>
    </w:p>
    <w:p w:rsidR="00DA6855" w:rsidRPr="00EA3EF5" w:rsidRDefault="00660AD9">
      <w:pPr>
        <w:pStyle w:val="ListParagraph"/>
        <w:numPr>
          <w:ilvl w:val="0"/>
          <w:numId w:val="8"/>
        </w:numPr>
        <w:tabs>
          <w:tab w:val="left" w:pos="935"/>
        </w:tabs>
        <w:spacing w:before="203"/>
        <w:ind w:hanging="361"/>
        <w:jc w:val="both"/>
        <w:rPr>
          <w:b/>
        </w:rPr>
      </w:pPr>
      <w:r w:rsidRPr="00EA3EF5">
        <w:rPr>
          <w:b/>
        </w:rPr>
        <w:t>Installing</w:t>
      </w:r>
      <w:r w:rsidRPr="00EA3EF5">
        <w:rPr>
          <w:b/>
          <w:spacing w:val="-2"/>
        </w:rPr>
        <w:t xml:space="preserve"> </w:t>
      </w:r>
      <w:r w:rsidRPr="00EA3EF5">
        <w:rPr>
          <w:b/>
        </w:rPr>
        <w:t>the</w:t>
      </w:r>
      <w:r w:rsidRPr="00EA3EF5">
        <w:rPr>
          <w:b/>
          <w:spacing w:val="-3"/>
        </w:rPr>
        <w:t xml:space="preserve"> </w:t>
      </w:r>
      <w:r w:rsidR="00EA3EF5" w:rsidRPr="00EA3EF5">
        <w:rPr>
          <w:b/>
          <w:spacing w:val="-3"/>
        </w:rPr>
        <w:t>DHT Sensor L</w:t>
      </w:r>
      <w:r w:rsidR="00EA3EF5" w:rsidRPr="00EA3EF5">
        <w:rPr>
          <w:b/>
        </w:rPr>
        <w:t>ibrary</w:t>
      </w:r>
    </w:p>
    <w:p w:rsidR="00DA6855" w:rsidRPr="00EA3EF5" w:rsidRDefault="00DA6855">
      <w:pPr>
        <w:pStyle w:val="BodyText"/>
        <w:spacing w:before="1"/>
        <w:rPr>
          <w:b/>
        </w:rPr>
      </w:pPr>
    </w:p>
    <w:p w:rsidR="00DA6855" w:rsidRPr="00660AD9" w:rsidRDefault="00660AD9" w:rsidP="00660AD9">
      <w:pPr>
        <w:ind w:left="933" w:right="367"/>
      </w:pPr>
      <w:r w:rsidRPr="00660AD9">
        <w:t xml:space="preserve">To interface with the DHT11 sensor, you need to install the </w:t>
      </w:r>
      <w:hyperlink r:id="rId57">
        <w:r w:rsidRPr="00660AD9">
          <w:rPr>
            <w:color w:val="0462C1"/>
            <w:u w:val="single" w:color="0462C1"/>
          </w:rPr>
          <w:t>DHT Sensor Library</w:t>
        </w:r>
        <w:r w:rsidRPr="00660AD9">
          <w:rPr>
            <w:color w:val="0462C1"/>
          </w:rPr>
          <w:t xml:space="preserve"> </w:t>
        </w:r>
      </w:hyperlink>
      <w:r w:rsidRPr="00660AD9">
        <w:rPr>
          <w:color w:val="0462C1"/>
        </w:rPr>
        <w:t>.</w:t>
      </w:r>
      <w:r w:rsidRPr="00660AD9">
        <w:t xml:space="preserve"> Follow</w:t>
      </w:r>
      <w:r w:rsidRPr="00660AD9">
        <w:rPr>
          <w:spacing w:val="-4"/>
        </w:rPr>
        <w:t xml:space="preserve"> </w:t>
      </w:r>
      <w:r w:rsidRPr="00660AD9">
        <w:t>the</w:t>
      </w:r>
      <w:r w:rsidRPr="00660AD9">
        <w:rPr>
          <w:spacing w:val="-1"/>
        </w:rPr>
        <w:t xml:space="preserve"> </w:t>
      </w:r>
      <w:r w:rsidRPr="00660AD9">
        <w:t>next</w:t>
      </w:r>
      <w:r w:rsidRPr="00660AD9">
        <w:rPr>
          <w:spacing w:val="-1"/>
        </w:rPr>
        <w:t xml:space="preserve"> </w:t>
      </w:r>
      <w:r w:rsidRPr="00660AD9">
        <w:t>steps to</w:t>
      </w:r>
      <w:r w:rsidRPr="00660AD9">
        <w:rPr>
          <w:spacing w:val="-2"/>
        </w:rPr>
        <w:t xml:space="preserve"> </w:t>
      </w:r>
      <w:r w:rsidRPr="00660AD9">
        <w:t>install</w:t>
      </w:r>
      <w:r w:rsidRPr="00660AD9">
        <w:rPr>
          <w:spacing w:val="-2"/>
        </w:rPr>
        <w:t xml:space="preserve"> </w:t>
      </w:r>
      <w:r w:rsidRPr="00660AD9">
        <w:t>those</w:t>
      </w:r>
      <w:r w:rsidRPr="00660AD9">
        <w:rPr>
          <w:spacing w:val="-1"/>
        </w:rPr>
        <w:t xml:space="preserve"> </w:t>
      </w:r>
      <w:r w:rsidRPr="00660AD9">
        <w:t>libraries.</w:t>
      </w:r>
    </w:p>
    <w:p w:rsidR="00DA6855" w:rsidRPr="00660AD9" w:rsidRDefault="00DA6855">
      <w:pPr>
        <w:pStyle w:val="BodyText"/>
        <w:spacing w:before="10"/>
      </w:pPr>
    </w:p>
    <w:p w:rsidR="00660AD9" w:rsidRPr="00660AD9" w:rsidRDefault="00660AD9" w:rsidP="00660AD9">
      <w:pPr>
        <w:pStyle w:val="ListParagraph"/>
        <w:numPr>
          <w:ilvl w:val="0"/>
          <w:numId w:val="7"/>
        </w:numPr>
        <w:tabs>
          <w:tab w:val="left" w:pos="435"/>
        </w:tabs>
        <w:spacing w:before="93" w:line="242" w:lineRule="auto"/>
        <w:ind w:left="1260" w:right="494" w:hanging="303"/>
      </w:pPr>
      <w:r w:rsidRPr="00660AD9">
        <w:t>Download the .zip DHT sensor library.</w:t>
      </w:r>
    </w:p>
    <w:p w:rsidR="00660AD9" w:rsidRPr="00660AD9" w:rsidRDefault="00660AD9" w:rsidP="00660AD9">
      <w:pPr>
        <w:pStyle w:val="ListParagraph"/>
        <w:numPr>
          <w:ilvl w:val="0"/>
          <w:numId w:val="7"/>
        </w:numPr>
        <w:tabs>
          <w:tab w:val="left" w:pos="435"/>
        </w:tabs>
        <w:spacing w:before="93" w:line="242" w:lineRule="auto"/>
        <w:ind w:left="1260" w:right="494" w:hanging="303"/>
        <w:rPr>
          <w:sz w:val="20"/>
        </w:rPr>
      </w:pPr>
      <w:r w:rsidRPr="00660AD9">
        <w:t xml:space="preserve">Unzip the </w:t>
      </w:r>
      <w:r>
        <w:t>DHT-sensor-library-master</w:t>
      </w:r>
      <w:r w:rsidRPr="00660AD9">
        <w:t>.zip folder</w:t>
      </w:r>
      <w:r>
        <w:t>.</w:t>
      </w:r>
    </w:p>
    <w:p w:rsidR="00DA6855" w:rsidRPr="00660AD9" w:rsidRDefault="00660AD9" w:rsidP="00660AD9">
      <w:pPr>
        <w:pStyle w:val="ListParagraph"/>
        <w:numPr>
          <w:ilvl w:val="0"/>
          <w:numId w:val="7"/>
        </w:numPr>
        <w:tabs>
          <w:tab w:val="left" w:pos="435"/>
        </w:tabs>
        <w:spacing w:before="93" w:line="242" w:lineRule="auto"/>
        <w:ind w:left="1260" w:right="494" w:hanging="303"/>
        <w:rPr>
          <w:sz w:val="20"/>
        </w:rPr>
      </w:pPr>
      <w:r>
        <w:t xml:space="preserve">Rename DHT-sensor-library-master to </w:t>
      </w:r>
      <w:proofErr w:type="spellStart"/>
      <w:r>
        <w:t>DHT_sensor</w:t>
      </w:r>
      <w:proofErr w:type="spellEnd"/>
      <w:r>
        <w:t xml:space="preserve"> and move it to your Arduino IDE installation libraries folder</w:t>
      </w:r>
      <w:r w:rsidRPr="00660AD9">
        <w:t>.</w:t>
      </w:r>
      <w:r w:rsidR="00EA3EF5">
        <w:t xml:space="preserve"> Re-launch your Arduino IDE.</w:t>
      </w:r>
    </w:p>
    <w:p w:rsidR="00660AD9" w:rsidRPr="00660AD9" w:rsidRDefault="00660AD9" w:rsidP="00660AD9">
      <w:pPr>
        <w:tabs>
          <w:tab w:val="left" w:pos="435"/>
        </w:tabs>
        <w:spacing w:before="93" w:line="242" w:lineRule="auto"/>
        <w:ind w:right="494"/>
        <w:rPr>
          <w:sz w:val="20"/>
        </w:rPr>
        <w:sectPr w:rsidR="00660AD9" w:rsidRPr="00660AD9">
          <w:pgSz w:w="11910" w:h="16840"/>
          <w:pgMar w:top="1420" w:right="260" w:bottom="1380" w:left="900" w:header="758" w:footer="1192" w:gutter="0"/>
          <w:cols w:space="720"/>
        </w:sectPr>
      </w:pPr>
    </w:p>
    <w:p w:rsidR="00DA6855" w:rsidRDefault="00AF5842">
      <w:pPr>
        <w:pStyle w:val="BodyText"/>
        <w:rPr>
          <w:sz w:val="20"/>
        </w:rPr>
      </w:pPr>
      <w:r>
        <w:rPr>
          <w:noProof/>
        </w:rPr>
        <w:lastRenderedPageBreak/>
        <mc:AlternateContent>
          <mc:Choice Requires="wps">
            <w:drawing>
              <wp:anchor distT="0" distB="0" distL="114300" distR="114300" simplePos="0" relativeHeight="487626752" behindDoc="1" locked="0" layoutInCell="1" allowOverlap="1">
                <wp:simplePos x="0" y="0"/>
                <wp:positionH relativeFrom="column">
                  <wp:posOffset>65405</wp:posOffset>
                </wp:positionH>
                <wp:positionV relativeFrom="paragraph">
                  <wp:posOffset>12700</wp:posOffset>
                </wp:positionV>
                <wp:extent cx="6677025" cy="8732520"/>
                <wp:effectExtent l="0" t="0" r="0" b="0"/>
                <wp:wrapNone/>
                <wp:docPr id="53"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7025" cy="8732520"/>
                        </a:xfrm>
                        <a:custGeom>
                          <a:avLst/>
                          <a:gdLst>
                            <a:gd name="T0" fmla="+- 0 11518 1003"/>
                            <a:gd name="T1" fmla="*/ T0 w 10515"/>
                            <a:gd name="T2" fmla="+- 0 15172 1440"/>
                            <a:gd name="T3" fmla="*/ 15172 h 13752"/>
                            <a:gd name="T4" fmla="+- 0 11498 1003"/>
                            <a:gd name="T5" fmla="*/ T4 w 10515"/>
                            <a:gd name="T6" fmla="+- 0 15172 1440"/>
                            <a:gd name="T7" fmla="*/ 15172 h 13752"/>
                            <a:gd name="T8" fmla="+- 0 1022 1003"/>
                            <a:gd name="T9" fmla="*/ T8 w 10515"/>
                            <a:gd name="T10" fmla="+- 0 15172 1440"/>
                            <a:gd name="T11" fmla="*/ 15172 h 13752"/>
                            <a:gd name="T12" fmla="+- 0 1003 1003"/>
                            <a:gd name="T13" fmla="*/ T12 w 10515"/>
                            <a:gd name="T14" fmla="+- 0 15172 1440"/>
                            <a:gd name="T15" fmla="*/ 15172 h 13752"/>
                            <a:gd name="T16" fmla="+- 0 1003 1003"/>
                            <a:gd name="T17" fmla="*/ T16 w 10515"/>
                            <a:gd name="T18" fmla="+- 0 15192 1440"/>
                            <a:gd name="T19" fmla="*/ 15192 h 13752"/>
                            <a:gd name="T20" fmla="+- 0 1022 1003"/>
                            <a:gd name="T21" fmla="*/ T20 w 10515"/>
                            <a:gd name="T22" fmla="+- 0 15192 1440"/>
                            <a:gd name="T23" fmla="*/ 15192 h 13752"/>
                            <a:gd name="T24" fmla="+- 0 11498 1003"/>
                            <a:gd name="T25" fmla="*/ T24 w 10515"/>
                            <a:gd name="T26" fmla="+- 0 15192 1440"/>
                            <a:gd name="T27" fmla="*/ 15192 h 13752"/>
                            <a:gd name="T28" fmla="+- 0 11518 1003"/>
                            <a:gd name="T29" fmla="*/ T28 w 10515"/>
                            <a:gd name="T30" fmla="+- 0 15192 1440"/>
                            <a:gd name="T31" fmla="*/ 15192 h 13752"/>
                            <a:gd name="T32" fmla="+- 0 11518 1003"/>
                            <a:gd name="T33" fmla="*/ T32 w 10515"/>
                            <a:gd name="T34" fmla="+- 0 15172 1440"/>
                            <a:gd name="T35" fmla="*/ 15172 h 13752"/>
                            <a:gd name="T36" fmla="+- 0 11518 1003"/>
                            <a:gd name="T37" fmla="*/ T36 w 10515"/>
                            <a:gd name="T38" fmla="+- 0 1440 1440"/>
                            <a:gd name="T39" fmla="*/ 1440 h 13752"/>
                            <a:gd name="T40" fmla="+- 0 11498 1003"/>
                            <a:gd name="T41" fmla="*/ T40 w 10515"/>
                            <a:gd name="T42" fmla="+- 0 1440 1440"/>
                            <a:gd name="T43" fmla="*/ 1440 h 13752"/>
                            <a:gd name="T44" fmla="+- 0 1022 1003"/>
                            <a:gd name="T45" fmla="*/ T44 w 10515"/>
                            <a:gd name="T46" fmla="+- 0 1440 1440"/>
                            <a:gd name="T47" fmla="*/ 1440 h 13752"/>
                            <a:gd name="T48" fmla="+- 0 1003 1003"/>
                            <a:gd name="T49" fmla="*/ T48 w 10515"/>
                            <a:gd name="T50" fmla="+- 0 1440 1440"/>
                            <a:gd name="T51" fmla="*/ 1440 h 13752"/>
                            <a:gd name="T52" fmla="+- 0 1003 1003"/>
                            <a:gd name="T53" fmla="*/ T52 w 10515"/>
                            <a:gd name="T54" fmla="+- 0 1459 1440"/>
                            <a:gd name="T55" fmla="*/ 1459 h 13752"/>
                            <a:gd name="T56" fmla="+- 0 1003 1003"/>
                            <a:gd name="T57" fmla="*/ T56 w 10515"/>
                            <a:gd name="T58" fmla="+- 0 1560 1440"/>
                            <a:gd name="T59" fmla="*/ 1560 h 13752"/>
                            <a:gd name="T60" fmla="+- 0 1003 1003"/>
                            <a:gd name="T61" fmla="*/ T60 w 10515"/>
                            <a:gd name="T62" fmla="+- 0 1560 1440"/>
                            <a:gd name="T63" fmla="*/ 1560 h 13752"/>
                            <a:gd name="T64" fmla="+- 0 1003 1003"/>
                            <a:gd name="T65" fmla="*/ T64 w 10515"/>
                            <a:gd name="T66" fmla="+- 0 15172 1440"/>
                            <a:gd name="T67" fmla="*/ 15172 h 13752"/>
                            <a:gd name="T68" fmla="+- 0 1022 1003"/>
                            <a:gd name="T69" fmla="*/ T68 w 10515"/>
                            <a:gd name="T70" fmla="+- 0 15172 1440"/>
                            <a:gd name="T71" fmla="*/ 15172 h 13752"/>
                            <a:gd name="T72" fmla="+- 0 1022 1003"/>
                            <a:gd name="T73" fmla="*/ T72 w 10515"/>
                            <a:gd name="T74" fmla="+- 0 1560 1440"/>
                            <a:gd name="T75" fmla="*/ 1560 h 13752"/>
                            <a:gd name="T76" fmla="+- 0 1022 1003"/>
                            <a:gd name="T77" fmla="*/ T76 w 10515"/>
                            <a:gd name="T78" fmla="+- 0 1560 1440"/>
                            <a:gd name="T79" fmla="*/ 1560 h 13752"/>
                            <a:gd name="T80" fmla="+- 0 1022 1003"/>
                            <a:gd name="T81" fmla="*/ T80 w 10515"/>
                            <a:gd name="T82" fmla="+- 0 1459 1440"/>
                            <a:gd name="T83" fmla="*/ 1459 h 13752"/>
                            <a:gd name="T84" fmla="+- 0 11498 1003"/>
                            <a:gd name="T85" fmla="*/ T84 w 10515"/>
                            <a:gd name="T86" fmla="+- 0 1459 1440"/>
                            <a:gd name="T87" fmla="*/ 1459 h 13752"/>
                            <a:gd name="T88" fmla="+- 0 11498 1003"/>
                            <a:gd name="T89" fmla="*/ T88 w 10515"/>
                            <a:gd name="T90" fmla="+- 0 1560 1440"/>
                            <a:gd name="T91" fmla="*/ 1560 h 13752"/>
                            <a:gd name="T92" fmla="+- 0 11498 1003"/>
                            <a:gd name="T93" fmla="*/ T92 w 10515"/>
                            <a:gd name="T94" fmla="+- 0 1560 1440"/>
                            <a:gd name="T95" fmla="*/ 1560 h 13752"/>
                            <a:gd name="T96" fmla="+- 0 11498 1003"/>
                            <a:gd name="T97" fmla="*/ T96 w 10515"/>
                            <a:gd name="T98" fmla="+- 0 15172 1440"/>
                            <a:gd name="T99" fmla="*/ 15172 h 13752"/>
                            <a:gd name="T100" fmla="+- 0 11518 1003"/>
                            <a:gd name="T101" fmla="*/ T100 w 10515"/>
                            <a:gd name="T102" fmla="+- 0 15172 1440"/>
                            <a:gd name="T103" fmla="*/ 15172 h 13752"/>
                            <a:gd name="T104" fmla="+- 0 11518 1003"/>
                            <a:gd name="T105" fmla="*/ T104 w 10515"/>
                            <a:gd name="T106" fmla="+- 0 1560 1440"/>
                            <a:gd name="T107" fmla="*/ 1560 h 13752"/>
                            <a:gd name="T108" fmla="+- 0 11518 1003"/>
                            <a:gd name="T109" fmla="*/ T108 w 10515"/>
                            <a:gd name="T110" fmla="+- 0 1560 1440"/>
                            <a:gd name="T111" fmla="*/ 1560 h 13752"/>
                            <a:gd name="T112" fmla="+- 0 11518 1003"/>
                            <a:gd name="T113" fmla="*/ T112 w 10515"/>
                            <a:gd name="T114" fmla="+- 0 1459 1440"/>
                            <a:gd name="T115" fmla="*/ 1459 h 13752"/>
                            <a:gd name="T116" fmla="+- 0 11518 1003"/>
                            <a:gd name="T117" fmla="*/ T116 w 10515"/>
                            <a:gd name="T118" fmla="+- 0 1440 1440"/>
                            <a:gd name="T119" fmla="*/ 1440 h 13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515" h="13752">
                              <a:moveTo>
                                <a:pt x="10515" y="13732"/>
                              </a:moveTo>
                              <a:lnTo>
                                <a:pt x="10495" y="13732"/>
                              </a:lnTo>
                              <a:lnTo>
                                <a:pt x="19" y="13732"/>
                              </a:lnTo>
                              <a:lnTo>
                                <a:pt x="0" y="13732"/>
                              </a:lnTo>
                              <a:lnTo>
                                <a:pt x="0" y="13752"/>
                              </a:lnTo>
                              <a:lnTo>
                                <a:pt x="19" y="13752"/>
                              </a:lnTo>
                              <a:lnTo>
                                <a:pt x="10495" y="13752"/>
                              </a:lnTo>
                              <a:lnTo>
                                <a:pt x="10515" y="13752"/>
                              </a:lnTo>
                              <a:lnTo>
                                <a:pt x="10515" y="13732"/>
                              </a:lnTo>
                              <a:close/>
                              <a:moveTo>
                                <a:pt x="10515" y="0"/>
                              </a:moveTo>
                              <a:lnTo>
                                <a:pt x="10495" y="0"/>
                              </a:lnTo>
                              <a:lnTo>
                                <a:pt x="19" y="0"/>
                              </a:lnTo>
                              <a:lnTo>
                                <a:pt x="0" y="0"/>
                              </a:lnTo>
                              <a:lnTo>
                                <a:pt x="0" y="19"/>
                              </a:lnTo>
                              <a:lnTo>
                                <a:pt x="0" y="120"/>
                              </a:lnTo>
                              <a:lnTo>
                                <a:pt x="0" y="13732"/>
                              </a:lnTo>
                              <a:lnTo>
                                <a:pt x="19" y="13732"/>
                              </a:lnTo>
                              <a:lnTo>
                                <a:pt x="19" y="120"/>
                              </a:lnTo>
                              <a:lnTo>
                                <a:pt x="19" y="19"/>
                              </a:lnTo>
                              <a:lnTo>
                                <a:pt x="10495" y="19"/>
                              </a:lnTo>
                              <a:lnTo>
                                <a:pt x="10495" y="120"/>
                              </a:lnTo>
                              <a:lnTo>
                                <a:pt x="10495" y="13732"/>
                              </a:lnTo>
                              <a:lnTo>
                                <a:pt x="10515" y="13732"/>
                              </a:lnTo>
                              <a:lnTo>
                                <a:pt x="10515" y="120"/>
                              </a:lnTo>
                              <a:lnTo>
                                <a:pt x="10515" y="19"/>
                              </a:lnTo>
                              <a:lnTo>
                                <a:pt x="105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3AC92" id="AutoShape 50" o:spid="_x0000_s1026" style="position:absolute;margin-left:5.15pt;margin-top:1pt;width:525.75pt;height:687.6pt;z-index:-156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515,13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" path="m10515,13732r-20,l19,13732r-19,l,13752r19,l10495,13752r20,l10515,13732xm10515,r-20,l19,,,,,19,,120,,13732r19,l19,120,19,19r10476,l10495,120r,13612l10515,13732r,-13612l10515,19r,-19xe" fillcolor="black" stroked="f">
                <v:path arrowok="t" o:connecttype="custom" o:connectlocs="6677025,9634220;6664325,9634220;12065,9634220;0,9634220;0,9646920;12065,9646920;6664325,9646920;6677025,9646920;6677025,9634220;6677025,914400;6664325,914400;12065,914400;0,914400;0,926465;0,990600;0,990600;0,9634220;12065,9634220;12065,990600;12065,990600;12065,926465;6664325,926465;6664325,990600;6664325,990600;6664325,9634220;6677025,9634220;6677025,990600;6677025,990600;6677025,926465;6677025,914400" o:connectangles="0,0,0,0,0,0,0,0,0,0,0,0,0,0,0,0,0,0,0,0,0,0,0,0,0,0,0,0,0,0"/>
              </v:shape>
            </w:pict>
          </mc:Fallback>
        </mc:AlternateContent>
      </w:r>
    </w:p>
    <w:p w:rsidR="00DA6855" w:rsidRDefault="00DA6855">
      <w:pPr>
        <w:pStyle w:val="BodyText"/>
        <w:rPr>
          <w:sz w:val="20"/>
        </w:rPr>
      </w:pPr>
    </w:p>
    <w:p w:rsidR="00EA3EF5" w:rsidRPr="00EA3EF5" w:rsidRDefault="00EA3EF5" w:rsidP="00EA3EF5">
      <w:pPr>
        <w:pStyle w:val="ListParagraph"/>
        <w:numPr>
          <w:ilvl w:val="0"/>
          <w:numId w:val="8"/>
        </w:numPr>
        <w:tabs>
          <w:tab w:val="left" w:pos="935"/>
        </w:tabs>
        <w:jc w:val="both"/>
        <w:rPr>
          <w:b/>
        </w:rPr>
      </w:pPr>
      <w:r w:rsidRPr="00EA3EF5">
        <w:rPr>
          <w:b/>
        </w:rPr>
        <w:t>Installing</w:t>
      </w:r>
      <w:r w:rsidRPr="00EA3EF5">
        <w:rPr>
          <w:b/>
          <w:spacing w:val="-2"/>
        </w:rPr>
        <w:t xml:space="preserve"> </w:t>
      </w:r>
      <w:r w:rsidRPr="00EA3EF5">
        <w:rPr>
          <w:b/>
        </w:rPr>
        <w:t>the</w:t>
      </w:r>
      <w:r w:rsidRPr="00EA3EF5">
        <w:rPr>
          <w:b/>
          <w:spacing w:val="-3"/>
        </w:rPr>
        <w:t xml:space="preserve"> </w:t>
      </w:r>
      <w:proofErr w:type="spellStart"/>
      <w:r w:rsidRPr="00EA3EF5">
        <w:rPr>
          <w:b/>
        </w:rPr>
        <w:t>Adafruit</w:t>
      </w:r>
      <w:proofErr w:type="spellEnd"/>
      <w:r w:rsidRPr="00EA3EF5">
        <w:rPr>
          <w:b/>
        </w:rPr>
        <w:t xml:space="preserve"> Unified Sensor Driver</w:t>
      </w:r>
    </w:p>
    <w:p w:rsidR="00EA3EF5" w:rsidRPr="00EA3EF5" w:rsidRDefault="00EA3EF5" w:rsidP="00EA3EF5">
      <w:pPr>
        <w:pStyle w:val="ListParagraph"/>
        <w:tabs>
          <w:tab w:val="left" w:pos="935"/>
        </w:tabs>
        <w:ind w:firstLine="0"/>
        <w:jc w:val="both"/>
        <w:rPr>
          <w:b/>
        </w:rPr>
      </w:pPr>
    </w:p>
    <w:p w:rsidR="00EA3EF5" w:rsidRPr="00EA3EF5" w:rsidRDefault="00EA3EF5" w:rsidP="00DD7ED5">
      <w:pPr>
        <w:pStyle w:val="ListParagraph"/>
        <w:tabs>
          <w:tab w:val="left" w:pos="935"/>
        </w:tabs>
        <w:ind w:right="310" w:firstLine="0"/>
        <w:jc w:val="both"/>
        <w:rPr>
          <w:color w:val="3A3A3A"/>
          <w:shd w:val="clear" w:color="auto" w:fill="FFFFFF"/>
        </w:rPr>
      </w:pPr>
      <w:r w:rsidRPr="00EA3EF5">
        <w:rPr>
          <w:color w:val="3A3A3A"/>
          <w:shd w:val="clear" w:color="auto" w:fill="FFFFFF"/>
        </w:rPr>
        <w:t>You also need to install the </w:t>
      </w:r>
      <w:proofErr w:type="spellStart"/>
      <w:r w:rsidR="00391D26">
        <w:fldChar w:fldCharType="begin"/>
      </w:r>
      <w:r w:rsidR="00391D26">
        <w:instrText xml:space="preserve"> HYPERLINK "https://github.com/adafruit/Adafruit_Sensor" \t "_blank" </w:instrText>
      </w:r>
      <w:r w:rsidR="00391D26">
        <w:fldChar w:fldCharType="separate"/>
      </w:r>
      <w:r w:rsidRPr="00EA3EF5">
        <w:rPr>
          <w:rStyle w:val="Hyperlink"/>
          <w:color w:val="1B78E2"/>
          <w:bdr w:val="none" w:sz="0" w:space="0" w:color="auto" w:frame="1"/>
          <w:shd w:val="clear" w:color="auto" w:fill="FFFFFF"/>
        </w:rPr>
        <w:t>Adafruit</w:t>
      </w:r>
      <w:proofErr w:type="spellEnd"/>
      <w:r w:rsidRPr="00EA3EF5">
        <w:rPr>
          <w:rStyle w:val="Hyperlink"/>
          <w:color w:val="1B78E2"/>
          <w:bdr w:val="none" w:sz="0" w:space="0" w:color="auto" w:frame="1"/>
          <w:shd w:val="clear" w:color="auto" w:fill="FFFFFF"/>
        </w:rPr>
        <w:t xml:space="preserve"> Unified Sensor Driver library</w:t>
      </w:r>
      <w:r w:rsidR="00391D26">
        <w:rPr>
          <w:rStyle w:val="Hyperlink"/>
          <w:color w:val="1B78E2"/>
          <w:bdr w:val="none" w:sz="0" w:space="0" w:color="auto" w:frame="1"/>
          <w:shd w:val="clear" w:color="auto" w:fill="FFFFFF"/>
        </w:rPr>
        <w:fldChar w:fldCharType="end"/>
      </w:r>
      <w:r w:rsidRPr="00EA3EF5">
        <w:rPr>
          <w:color w:val="3A3A3A"/>
          <w:shd w:val="clear" w:color="auto" w:fill="FFFFFF"/>
        </w:rPr>
        <w:t xml:space="preserve"> to work with the DHT </w:t>
      </w:r>
    </w:p>
    <w:p w:rsidR="00EA3EF5" w:rsidRPr="00EA3EF5" w:rsidRDefault="00EA3EF5" w:rsidP="00DD7ED5">
      <w:pPr>
        <w:pStyle w:val="ListParagraph"/>
        <w:tabs>
          <w:tab w:val="left" w:pos="935"/>
        </w:tabs>
        <w:ind w:right="310" w:firstLine="0"/>
        <w:jc w:val="both"/>
        <w:rPr>
          <w:color w:val="3A3A3A"/>
          <w:shd w:val="clear" w:color="auto" w:fill="FFFFFF"/>
        </w:rPr>
      </w:pPr>
      <w:r w:rsidRPr="00EA3EF5">
        <w:rPr>
          <w:color w:val="3A3A3A"/>
          <w:shd w:val="clear" w:color="auto" w:fill="FFFFFF"/>
        </w:rPr>
        <w:t>sensor. Follow the next steps to install the library.</w:t>
      </w:r>
    </w:p>
    <w:p w:rsidR="00EA3EF5" w:rsidRPr="00EA3EF5" w:rsidRDefault="00EA3EF5" w:rsidP="00DD7ED5">
      <w:pPr>
        <w:pStyle w:val="ListParagraph"/>
        <w:tabs>
          <w:tab w:val="left" w:pos="935"/>
        </w:tabs>
        <w:ind w:right="310" w:firstLine="0"/>
        <w:jc w:val="both"/>
        <w:rPr>
          <w:color w:val="3A3A3A"/>
          <w:shd w:val="clear" w:color="auto" w:fill="FFFFFF"/>
        </w:rPr>
      </w:pPr>
    </w:p>
    <w:p w:rsidR="00EA3EF5" w:rsidRPr="00EA3EF5" w:rsidRDefault="00391D26" w:rsidP="00DD7ED5">
      <w:pPr>
        <w:widowControl/>
        <w:numPr>
          <w:ilvl w:val="0"/>
          <w:numId w:val="18"/>
        </w:numPr>
        <w:shd w:val="clear" w:color="auto" w:fill="FFFFFF"/>
        <w:tabs>
          <w:tab w:val="clear" w:pos="720"/>
          <w:tab w:val="num" w:pos="1350"/>
        </w:tabs>
        <w:autoSpaceDE/>
        <w:autoSpaceDN/>
        <w:ind w:left="1350" w:right="310"/>
        <w:rPr>
          <w:rFonts w:eastAsia="Times New Roman"/>
          <w:color w:val="3A3A3A"/>
        </w:rPr>
      </w:pPr>
      <w:hyperlink r:id="rId58" w:tgtFrame="_blank" w:history="1">
        <w:r w:rsidR="00EA3EF5" w:rsidRPr="00EA3EF5">
          <w:rPr>
            <w:rFonts w:eastAsia="Times New Roman"/>
            <w:color w:val="1B78E2"/>
            <w:u w:val="single"/>
            <w:bdr w:val="none" w:sz="0" w:space="0" w:color="auto" w:frame="1"/>
          </w:rPr>
          <w:t>Click here to download the </w:t>
        </w:r>
        <w:proofErr w:type="spellStart"/>
        <w:r w:rsidR="00EA3EF5" w:rsidRPr="00EA3EF5">
          <w:rPr>
            <w:rFonts w:eastAsia="Times New Roman"/>
            <w:color w:val="1B78E2"/>
            <w:u w:val="single"/>
            <w:bdr w:val="none" w:sz="0" w:space="0" w:color="auto" w:frame="1"/>
          </w:rPr>
          <w:t>Adafruit</w:t>
        </w:r>
        <w:proofErr w:type="spellEnd"/>
        <w:r w:rsidR="00EA3EF5" w:rsidRPr="00EA3EF5">
          <w:rPr>
            <w:rFonts w:eastAsia="Times New Roman"/>
            <w:color w:val="1B78E2"/>
            <w:u w:val="single"/>
            <w:bdr w:val="none" w:sz="0" w:space="0" w:color="auto" w:frame="1"/>
          </w:rPr>
          <w:t xml:space="preserve"> Unified Sensor library</w:t>
        </w:r>
      </w:hyperlink>
      <w:r w:rsidR="00EA3EF5" w:rsidRPr="00EA3EF5">
        <w:rPr>
          <w:rFonts w:eastAsia="Times New Roman"/>
          <w:color w:val="3A3A3A"/>
        </w:rPr>
        <w:t>. You should have a .zip folder in your </w:t>
      </w:r>
      <w:r w:rsidR="00EA3EF5" w:rsidRPr="00EA3EF5">
        <w:rPr>
          <w:rFonts w:eastAsia="Times New Roman"/>
          <w:i/>
          <w:iCs/>
          <w:color w:val="3A3A3A"/>
          <w:bdr w:val="none" w:sz="0" w:space="0" w:color="auto" w:frame="1"/>
        </w:rPr>
        <w:t>Downloads </w:t>
      </w:r>
      <w:r w:rsidR="00EA3EF5" w:rsidRPr="00EA3EF5">
        <w:rPr>
          <w:rFonts w:eastAsia="Times New Roman"/>
          <w:color w:val="3A3A3A"/>
        </w:rPr>
        <w:t>folder</w:t>
      </w:r>
    </w:p>
    <w:p w:rsidR="00EA3EF5" w:rsidRPr="00EA3EF5" w:rsidRDefault="00EA3EF5" w:rsidP="00DD7ED5">
      <w:pPr>
        <w:widowControl/>
        <w:numPr>
          <w:ilvl w:val="0"/>
          <w:numId w:val="18"/>
        </w:numPr>
        <w:shd w:val="clear" w:color="auto" w:fill="FFFFFF"/>
        <w:tabs>
          <w:tab w:val="clear" w:pos="720"/>
          <w:tab w:val="num" w:pos="1350"/>
        </w:tabs>
        <w:autoSpaceDE/>
        <w:autoSpaceDN/>
        <w:ind w:left="1350" w:right="310"/>
        <w:rPr>
          <w:rFonts w:eastAsia="Times New Roman"/>
          <w:color w:val="3A3A3A"/>
        </w:rPr>
      </w:pPr>
      <w:r w:rsidRPr="00EA3EF5">
        <w:rPr>
          <w:rFonts w:eastAsia="Times New Roman"/>
          <w:color w:val="3A3A3A"/>
        </w:rPr>
        <w:t>Unzip the .zip folder and you should get </w:t>
      </w:r>
      <w:proofErr w:type="spellStart"/>
      <w:r w:rsidRPr="00EA3EF5">
        <w:rPr>
          <w:rFonts w:eastAsia="Times New Roman"/>
          <w:i/>
          <w:iCs/>
          <w:color w:val="3A3A3A"/>
          <w:bdr w:val="none" w:sz="0" w:space="0" w:color="auto" w:frame="1"/>
        </w:rPr>
        <w:t>Adafruit_sensor</w:t>
      </w:r>
      <w:proofErr w:type="spellEnd"/>
      <w:r w:rsidRPr="00EA3EF5">
        <w:rPr>
          <w:rFonts w:eastAsia="Times New Roman"/>
          <w:i/>
          <w:iCs/>
          <w:color w:val="3A3A3A"/>
          <w:bdr w:val="none" w:sz="0" w:space="0" w:color="auto" w:frame="1"/>
        </w:rPr>
        <w:t>-master</w:t>
      </w:r>
      <w:r w:rsidRPr="00EA3EF5">
        <w:rPr>
          <w:rFonts w:eastAsia="Times New Roman"/>
          <w:color w:val="3A3A3A"/>
        </w:rPr>
        <w:t> folder</w:t>
      </w:r>
    </w:p>
    <w:p w:rsidR="00EA3EF5" w:rsidRPr="00EA3EF5" w:rsidRDefault="00EA3EF5" w:rsidP="00DD7ED5">
      <w:pPr>
        <w:widowControl/>
        <w:numPr>
          <w:ilvl w:val="0"/>
          <w:numId w:val="18"/>
        </w:numPr>
        <w:shd w:val="clear" w:color="auto" w:fill="FFFFFF"/>
        <w:tabs>
          <w:tab w:val="clear" w:pos="720"/>
          <w:tab w:val="num" w:pos="1350"/>
        </w:tabs>
        <w:autoSpaceDE/>
        <w:autoSpaceDN/>
        <w:ind w:left="1350" w:right="310"/>
        <w:rPr>
          <w:rFonts w:eastAsia="Times New Roman"/>
          <w:color w:val="3A3A3A"/>
        </w:rPr>
      </w:pPr>
      <w:r w:rsidRPr="00EA3EF5">
        <w:rPr>
          <w:rFonts w:eastAsia="Times New Roman"/>
          <w:color w:val="3A3A3A"/>
        </w:rPr>
        <w:t>Rename your folder from </w:t>
      </w:r>
      <w:del w:id="1" w:author="Unknown">
        <w:r w:rsidRPr="00EA3EF5">
          <w:rPr>
            <w:rFonts w:eastAsia="Times New Roman"/>
            <w:color w:val="3A3A3A"/>
            <w:bdr w:val="none" w:sz="0" w:space="0" w:color="auto" w:frame="1"/>
          </w:rPr>
          <w:delText>Adafruit_sensor-master</w:delText>
        </w:r>
      </w:del>
      <w:r w:rsidRPr="00EA3EF5">
        <w:rPr>
          <w:rFonts w:eastAsia="Times New Roman"/>
          <w:color w:val="3A3A3A"/>
        </w:rPr>
        <w:t> to </w:t>
      </w:r>
      <w:proofErr w:type="spellStart"/>
      <w:r w:rsidRPr="00EA3EF5">
        <w:rPr>
          <w:rFonts w:eastAsia="Times New Roman"/>
          <w:i/>
          <w:iCs/>
          <w:color w:val="3A3A3A"/>
          <w:bdr w:val="none" w:sz="0" w:space="0" w:color="auto" w:frame="1"/>
        </w:rPr>
        <w:t>Adafruit_sensor</w:t>
      </w:r>
      <w:proofErr w:type="spellEnd"/>
    </w:p>
    <w:p w:rsidR="00EA3EF5" w:rsidRPr="00EA3EF5" w:rsidRDefault="00EA3EF5" w:rsidP="00DD7ED5">
      <w:pPr>
        <w:widowControl/>
        <w:numPr>
          <w:ilvl w:val="0"/>
          <w:numId w:val="18"/>
        </w:numPr>
        <w:shd w:val="clear" w:color="auto" w:fill="FFFFFF"/>
        <w:tabs>
          <w:tab w:val="clear" w:pos="720"/>
          <w:tab w:val="num" w:pos="1350"/>
        </w:tabs>
        <w:autoSpaceDE/>
        <w:autoSpaceDN/>
        <w:ind w:left="1350" w:right="310"/>
        <w:rPr>
          <w:rFonts w:eastAsia="Times New Roman"/>
          <w:color w:val="3A3A3A"/>
        </w:rPr>
      </w:pPr>
      <w:r w:rsidRPr="00EA3EF5">
        <w:rPr>
          <w:rFonts w:eastAsia="Times New Roman"/>
          <w:color w:val="3A3A3A"/>
        </w:rPr>
        <w:t>Move the </w:t>
      </w:r>
      <w:proofErr w:type="spellStart"/>
      <w:r w:rsidRPr="00EA3EF5">
        <w:rPr>
          <w:rFonts w:eastAsia="Times New Roman"/>
          <w:i/>
          <w:iCs/>
          <w:color w:val="3A3A3A"/>
          <w:bdr w:val="none" w:sz="0" w:space="0" w:color="auto" w:frame="1"/>
        </w:rPr>
        <w:t>Adafruit_sensor</w:t>
      </w:r>
      <w:proofErr w:type="spellEnd"/>
      <w:r w:rsidRPr="00EA3EF5">
        <w:rPr>
          <w:rFonts w:eastAsia="Times New Roman"/>
          <w:color w:val="3A3A3A"/>
        </w:rPr>
        <w:t> folder to your Arduino IDE installation libraries folder</w:t>
      </w:r>
    </w:p>
    <w:p w:rsidR="00EA3EF5" w:rsidRPr="00EA3EF5" w:rsidRDefault="00EA3EF5" w:rsidP="00DD7ED5">
      <w:pPr>
        <w:widowControl/>
        <w:numPr>
          <w:ilvl w:val="0"/>
          <w:numId w:val="18"/>
        </w:numPr>
        <w:shd w:val="clear" w:color="auto" w:fill="FFFFFF"/>
        <w:tabs>
          <w:tab w:val="clear" w:pos="720"/>
          <w:tab w:val="num" w:pos="1350"/>
        </w:tabs>
        <w:autoSpaceDE/>
        <w:autoSpaceDN/>
        <w:ind w:left="1350" w:right="310"/>
        <w:rPr>
          <w:rFonts w:eastAsia="Times New Roman"/>
          <w:color w:val="3A3A3A"/>
        </w:rPr>
      </w:pPr>
      <w:r w:rsidRPr="00EA3EF5">
        <w:rPr>
          <w:rFonts w:eastAsia="Times New Roman"/>
          <w:color w:val="3A3A3A"/>
        </w:rPr>
        <w:t>Finally, re-open your Arduino IDE</w:t>
      </w:r>
    </w:p>
    <w:p w:rsidR="00EA3EF5" w:rsidRPr="00EA3EF5" w:rsidRDefault="00EA3EF5" w:rsidP="00DD7ED5">
      <w:pPr>
        <w:pStyle w:val="ListParagraph"/>
        <w:tabs>
          <w:tab w:val="left" w:pos="935"/>
        </w:tabs>
        <w:ind w:right="310" w:firstLine="0"/>
        <w:jc w:val="both"/>
        <w:rPr>
          <w:b/>
        </w:rPr>
      </w:pPr>
    </w:p>
    <w:p w:rsidR="00EA3EF5" w:rsidRPr="00EA3EF5" w:rsidRDefault="00EA3EF5" w:rsidP="00DD7ED5">
      <w:pPr>
        <w:pStyle w:val="ListParagraph"/>
        <w:numPr>
          <w:ilvl w:val="0"/>
          <w:numId w:val="8"/>
        </w:numPr>
        <w:tabs>
          <w:tab w:val="left" w:pos="935"/>
        </w:tabs>
        <w:spacing w:before="203"/>
        <w:ind w:right="310"/>
        <w:jc w:val="both"/>
        <w:rPr>
          <w:b/>
        </w:rPr>
      </w:pPr>
      <w:r w:rsidRPr="00EA3EF5">
        <w:rPr>
          <w:b/>
        </w:rPr>
        <w:t xml:space="preserve">Installing the </w:t>
      </w:r>
      <w:proofErr w:type="spellStart"/>
      <w:r w:rsidRPr="00EA3EF5">
        <w:rPr>
          <w:b/>
        </w:rPr>
        <w:t>ESPAsynWebServer</w:t>
      </w:r>
      <w:proofErr w:type="spellEnd"/>
      <w:r w:rsidRPr="00EA3EF5">
        <w:rPr>
          <w:b/>
        </w:rPr>
        <w:t xml:space="preserve"> Library</w:t>
      </w:r>
    </w:p>
    <w:p w:rsidR="00EA3EF5" w:rsidRPr="00EA3EF5" w:rsidRDefault="00EA3EF5" w:rsidP="00DD7ED5">
      <w:pPr>
        <w:widowControl/>
        <w:shd w:val="clear" w:color="auto" w:fill="FFFFFF"/>
        <w:autoSpaceDE/>
        <w:autoSpaceDN/>
        <w:ind w:left="214" w:right="310" w:firstLine="720"/>
        <w:rPr>
          <w:rFonts w:eastAsia="Times New Roman"/>
          <w:color w:val="3A3A3A"/>
        </w:rPr>
      </w:pPr>
    </w:p>
    <w:p w:rsidR="00EA3EF5" w:rsidRPr="00EA3EF5" w:rsidRDefault="00EA3EF5" w:rsidP="00DD7ED5">
      <w:pPr>
        <w:widowControl/>
        <w:shd w:val="clear" w:color="auto" w:fill="FFFFFF"/>
        <w:autoSpaceDE/>
        <w:autoSpaceDN/>
        <w:ind w:left="214" w:right="310" w:firstLine="720"/>
        <w:rPr>
          <w:rFonts w:eastAsia="Times New Roman"/>
          <w:color w:val="3A3A3A"/>
        </w:rPr>
      </w:pPr>
      <w:r w:rsidRPr="00EA3EF5">
        <w:rPr>
          <w:rFonts w:eastAsia="Times New Roman"/>
          <w:color w:val="3A3A3A"/>
        </w:rPr>
        <w:t>Follow the next steps to install the </w:t>
      </w:r>
      <w:proofErr w:type="spellStart"/>
      <w:r w:rsidR="00391D26">
        <w:fldChar w:fldCharType="begin"/>
      </w:r>
      <w:r w:rsidR="00391D26">
        <w:instrText xml:space="preserve"> HYPERLINK "https://github.com/me-no-dev/ESPAsyncWebServer" \t "_blank" </w:instrText>
      </w:r>
      <w:r w:rsidR="00391D26">
        <w:fldChar w:fldCharType="separate"/>
      </w:r>
      <w:r w:rsidRPr="00EA3EF5">
        <w:rPr>
          <w:rFonts w:eastAsia="Times New Roman"/>
          <w:color w:val="1B78E2"/>
          <w:u w:val="single"/>
          <w:bdr w:val="none" w:sz="0" w:space="0" w:color="auto" w:frame="1"/>
        </w:rPr>
        <w:t>ESPAsyncWebServer</w:t>
      </w:r>
      <w:proofErr w:type="spellEnd"/>
      <w:r w:rsidR="00391D26">
        <w:rPr>
          <w:rFonts w:eastAsia="Times New Roman"/>
          <w:color w:val="1B78E2"/>
          <w:u w:val="single"/>
          <w:bdr w:val="none" w:sz="0" w:space="0" w:color="auto" w:frame="1"/>
        </w:rPr>
        <w:fldChar w:fldCharType="end"/>
      </w:r>
      <w:r w:rsidRPr="00EA3EF5">
        <w:rPr>
          <w:rFonts w:eastAsia="Times New Roman"/>
          <w:color w:val="3A3A3A"/>
        </w:rPr>
        <w:t> library:</w:t>
      </w:r>
    </w:p>
    <w:p w:rsidR="00EA3EF5" w:rsidRPr="00EA3EF5" w:rsidRDefault="00EA3EF5" w:rsidP="00DD7ED5">
      <w:pPr>
        <w:widowControl/>
        <w:shd w:val="clear" w:color="auto" w:fill="FFFFFF"/>
        <w:autoSpaceDE/>
        <w:autoSpaceDN/>
        <w:ind w:left="214" w:right="310" w:firstLine="720"/>
        <w:rPr>
          <w:rFonts w:eastAsia="Times New Roman"/>
          <w:color w:val="3A3A3A"/>
        </w:rPr>
      </w:pPr>
    </w:p>
    <w:p w:rsidR="00EA3EF5" w:rsidRPr="00EA3EF5" w:rsidRDefault="00391D26" w:rsidP="00DD7ED5">
      <w:pPr>
        <w:widowControl/>
        <w:numPr>
          <w:ilvl w:val="0"/>
          <w:numId w:val="19"/>
        </w:numPr>
        <w:shd w:val="clear" w:color="auto" w:fill="FFFFFF"/>
        <w:tabs>
          <w:tab w:val="clear" w:pos="720"/>
          <w:tab w:val="num" w:pos="1350"/>
        </w:tabs>
        <w:autoSpaceDE/>
        <w:autoSpaceDN/>
        <w:ind w:left="1350" w:right="310"/>
        <w:rPr>
          <w:rFonts w:eastAsia="Times New Roman"/>
          <w:color w:val="3A3A3A"/>
        </w:rPr>
      </w:pPr>
      <w:hyperlink r:id="rId59" w:tgtFrame="_blank" w:history="1">
        <w:r w:rsidR="00EA3EF5" w:rsidRPr="00EA3EF5">
          <w:rPr>
            <w:rFonts w:eastAsia="Times New Roman"/>
            <w:color w:val="1B78E2"/>
            <w:u w:val="single"/>
            <w:bdr w:val="none" w:sz="0" w:space="0" w:color="auto" w:frame="1"/>
          </w:rPr>
          <w:t xml:space="preserve">Click here to download the </w:t>
        </w:r>
        <w:proofErr w:type="spellStart"/>
        <w:r w:rsidR="00EA3EF5" w:rsidRPr="00EA3EF5">
          <w:rPr>
            <w:rFonts w:eastAsia="Times New Roman"/>
            <w:color w:val="1B78E2"/>
            <w:u w:val="single"/>
            <w:bdr w:val="none" w:sz="0" w:space="0" w:color="auto" w:frame="1"/>
          </w:rPr>
          <w:t>ESPAsyncWebServer</w:t>
        </w:r>
        <w:proofErr w:type="spellEnd"/>
        <w:r w:rsidR="00EA3EF5" w:rsidRPr="00EA3EF5">
          <w:rPr>
            <w:rFonts w:eastAsia="Times New Roman"/>
            <w:color w:val="1B78E2"/>
            <w:u w:val="single"/>
            <w:bdr w:val="none" w:sz="0" w:space="0" w:color="auto" w:frame="1"/>
          </w:rPr>
          <w:t xml:space="preserve"> library</w:t>
        </w:r>
      </w:hyperlink>
      <w:r w:rsidR="00EA3EF5" w:rsidRPr="00EA3EF5">
        <w:rPr>
          <w:rFonts w:eastAsia="Times New Roman"/>
          <w:color w:val="3A3A3A"/>
        </w:rPr>
        <w:t>. You should have a .zip folder in your Downloads folder</w:t>
      </w:r>
    </w:p>
    <w:p w:rsidR="00EA3EF5" w:rsidRPr="00EA3EF5" w:rsidRDefault="00EA3EF5" w:rsidP="00DD7ED5">
      <w:pPr>
        <w:widowControl/>
        <w:numPr>
          <w:ilvl w:val="0"/>
          <w:numId w:val="19"/>
        </w:numPr>
        <w:shd w:val="clear" w:color="auto" w:fill="FFFFFF"/>
        <w:tabs>
          <w:tab w:val="clear" w:pos="720"/>
          <w:tab w:val="num" w:pos="1350"/>
        </w:tabs>
        <w:autoSpaceDE/>
        <w:autoSpaceDN/>
        <w:ind w:left="1350" w:right="310"/>
        <w:rPr>
          <w:rFonts w:eastAsia="Times New Roman"/>
          <w:color w:val="3A3A3A"/>
        </w:rPr>
      </w:pPr>
      <w:r w:rsidRPr="00EA3EF5">
        <w:rPr>
          <w:rFonts w:eastAsia="Times New Roman"/>
          <w:color w:val="3A3A3A"/>
        </w:rPr>
        <w:t>Unzip the .zip folder and you should get </w:t>
      </w:r>
      <w:proofErr w:type="spellStart"/>
      <w:r w:rsidRPr="00EA3EF5">
        <w:rPr>
          <w:rFonts w:eastAsia="Times New Roman"/>
          <w:i/>
          <w:iCs/>
          <w:color w:val="3A3A3A"/>
          <w:bdr w:val="none" w:sz="0" w:space="0" w:color="auto" w:frame="1"/>
        </w:rPr>
        <w:t>ESPAsyncWebServer</w:t>
      </w:r>
      <w:proofErr w:type="spellEnd"/>
      <w:r w:rsidRPr="00EA3EF5">
        <w:rPr>
          <w:rFonts w:eastAsia="Times New Roman"/>
          <w:i/>
          <w:iCs/>
          <w:color w:val="3A3A3A"/>
          <w:bdr w:val="none" w:sz="0" w:space="0" w:color="auto" w:frame="1"/>
        </w:rPr>
        <w:t>-master</w:t>
      </w:r>
      <w:r w:rsidRPr="00EA3EF5">
        <w:rPr>
          <w:rFonts w:eastAsia="Times New Roman"/>
          <w:color w:val="3A3A3A"/>
        </w:rPr>
        <w:t> folder</w:t>
      </w:r>
    </w:p>
    <w:p w:rsidR="00EA3EF5" w:rsidRPr="00EA3EF5" w:rsidRDefault="00EA3EF5" w:rsidP="00DD7ED5">
      <w:pPr>
        <w:widowControl/>
        <w:numPr>
          <w:ilvl w:val="0"/>
          <w:numId w:val="19"/>
        </w:numPr>
        <w:shd w:val="clear" w:color="auto" w:fill="FFFFFF"/>
        <w:tabs>
          <w:tab w:val="clear" w:pos="720"/>
          <w:tab w:val="num" w:pos="1350"/>
        </w:tabs>
        <w:autoSpaceDE/>
        <w:autoSpaceDN/>
        <w:ind w:left="1350" w:right="310"/>
        <w:rPr>
          <w:rFonts w:eastAsia="Times New Roman"/>
          <w:color w:val="3A3A3A"/>
        </w:rPr>
      </w:pPr>
      <w:r w:rsidRPr="00EA3EF5">
        <w:rPr>
          <w:rFonts w:eastAsia="Times New Roman"/>
          <w:color w:val="3A3A3A"/>
        </w:rPr>
        <w:t>Rename your folder from </w:t>
      </w:r>
      <w:del w:id="2" w:author="Unknown">
        <w:r w:rsidRPr="00EA3EF5">
          <w:rPr>
            <w:rFonts w:eastAsia="Times New Roman"/>
            <w:color w:val="3A3A3A"/>
            <w:bdr w:val="none" w:sz="0" w:space="0" w:color="auto" w:frame="1"/>
          </w:rPr>
          <w:delText>ESPAsyncWebServer-master</w:delText>
        </w:r>
      </w:del>
      <w:r w:rsidRPr="00EA3EF5">
        <w:rPr>
          <w:rFonts w:eastAsia="Times New Roman"/>
          <w:color w:val="3A3A3A"/>
        </w:rPr>
        <w:t> to </w:t>
      </w:r>
      <w:proofErr w:type="spellStart"/>
      <w:r w:rsidRPr="00EA3EF5">
        <w:rPr>
          <w:rFonts w:eastAsia="Times New Roman"/>
          <w:i/>
          <w:iCs/>
          <w:color w:val="3A3A3A"/>
          <w:bdr w:val="none" w:sz="0" w:space="0" w:color="auto" w:frame="1"/>
        </w:rPr>
        <w:t>ESPAsyncWebServer</w:t>
      </w:r>
      <w:proofErr w:type="spellEnd"/>
    </w:p>
    <w:p w:rsidR="00EA3EF5" w:rsidRPr="00EA3EF5" w:rsidRDefault="00EA3EF5" w:rsidP="00DD7ED5">
      <w:pPr>
        <w:widowControl/>
        <w:numPr>
          <w:ilvl w:val="0"/>
          <w:numId w:val="19"/>
        </w:numPr>
        <w:shd w:val="clear" w:color="auto" w:fill="FFFFFF"/>
        <w:tabs>
          <w:tab w:val="clear" w:pos="720"/>
          <w:tab w:val="num" w:pos="1350"/>
        </w:tabs>
        <w:autoSpaceDE/>
        <w:autoSpaceDN/>
        <w:ind w:left="1350" w:right="310"/>
        <w:rPr>
          <w:rFonts w:eastAsia="Times New Roman"/>
          <w:color w:val="3A3A3A"/>
        </w:rPr>
      </w:pPr>
      <w:r w:rsidRPr="00EA3EF5">
        <w:rPr>
          <w:rFonts w:eastAsia="Times New Roman"/>
          <w:color w:val="3A3A3A"/>
        </w:rPr>
        <w:t>Move the </w:t>
      </w:r>
      <w:proofErr w:type="spellStart"/>
      <w:r w:rsidRPr="00EA3EF5">
        <w:rPr>
          <w:rFonts w:eastAsia="Times New Roman"/>
          <w:i/>
          <w:iCs/>
          <w:color w:val="3A3A3A"/>
          <w:bdr w:val="none" w:sz="0" w:space="0" w:color="auto" w:frame="1"/>
        </w:rPr>
        <w:t>ESPAsyncWebServer</w:t>
      </w:r>
      <w:proofErr w:type="spellEnd"/>
      <w:r w:rsidRPr="00EA3EF5">
        <w:rPr>
          <w:rFonts w:eastAsia="Times New Roman"/>
          <w:i/>
          <w:iCs/>
          <w:color w:val="3A3A3A"/>
          <w:bdr w:val="none" w:sz="0" w:space="0" w:color="auto" w:frame="1"/>
        </w:rPr>
        <w:t> </w:t>
      </w:r>
      <w:r w:rsidRPr="00EA3EF5">
        <w:rPr>
          <w:rFonts w:eastAsia="Times New Roman"/>
          <w:color w:val="3A3A3A"/>
        </w:rPr>
        <w:t>folder to your Arduino IDE installation libraries folder</w:t>
      </w:r>
    </w:p>
    <w:p w:rsidR="00EA3EF5" w:rsidRPr="00EA3EF5" w:rsidRDefault="00EA3EF5" w:rsidP="00EA3EF5">
      <w:pPr>
        <w:pStyle w:val="ListParagraph"/>
        <w:tabs>
          <w:tab w:val="left" w:pos="935"/>
        </w:tabs>
        <w:spacing w:before="203"/>
        <w:ind w:firstLine="0"/>
        <w:jc w:val="both"/>
        <w:rPr>
          <w:b/>
        </w:rPr>
      </w:pPr>
    </w:p>
    <w:p w:rsidR="00EA3EF5" w:rsidRDefault="00EA3EF5" w:rsidP="00DD7ED5">
      <w:pPr>
        <w:pStyle w:val="ListParagraph"/>
        <w:numPr>
          <w:ilvl w:val="0"/>
          <w:numId w:val="8"/>
        </w:numPr>
        <w:tabs>
          <w:tab w:val="left" w:pos="935"/>
        </w:tabs>
        <w:spacing w:before="203"/>
        <w:ind w:right="310"/>
        <w:jc w:val="both"/>
        <w:rPr>
          <w:b/>
        </w:rPr>
      </w:pPr>
      <w:r w:rsidRPr="00EA3EF5">
        <w:rPr>
          <w:b/>
        </w:rPr>
        <w:t xml:space="preserve">Installing the </w:t>
      </w:r>
      <w:proofErr w:type="spellStart"/>
      <w:r w:rsidRPr="00EA3EF5">
        <w:rPr>
          <w:b/>
        </w:rPr>
        <w:t>Async</w:t>
      </w:r>
      <w:proofErr w:type="spellEnd"/>
      <w:r w:rsidRPr="00EA3EF5">
        <w:rPr>
          <w:b/>
        </w:rPr>
        <w:t xml:space="preserve"> TCP Library for ESP32</w:t>
      </w:r>
    </w:p>
    <w:p w:rsidR="00EA3EF5" w:rsidRDefault="00EA3EF5" w:rsidP="00DD7ED5">
      <w:pPr>
        <w:widowControl/>
        <w:shd w:val="clear" w:color="auto" w:fill="FFFFFF"/>
        <w:autoSpaceDE/>
        <w:autoSpaceDN/>
        <w:ind w:left="900" w:right="310"/>
        <w:rPr>
          <w:rFonts w:eastAsia="Times New Roman"/>
          <w:color w:val="3A3A3A"/>
          <w:szCs w:val="27"/>
        </w:rPr>
      </w:pPr>
      <w:r w:rsidRPr="00EA3EF5">
        <w:rPr>
          <w:rFonts w:eastAsia="Times New Roman"/>
          <w:color w:val="3A3A3A"/>
          <w:szCs w:val="27"/>
        </w:rPr>
        <w:t>The </w:t>
      </w:r>
      <w:proofErr w:type="spellStart"/>
      <w:r w:rsidR="00391D26">
        <w:fldChar w:fldCharType="begin"/>
      </w:r>
      <w:r w:rsidR="00391D26">
        <w:instrText xml:space="preserve"> HYPERLINK "https://github.com/me-no-dev/ESPAsyncWebServer" \t "_blank" </w:instrText>
      </w:r>
      <w:r w:rsidR="00391D26">
        <w:fldChar w:fldCharType="separate"/>
      </w:r>
      <w:r w:rsidRPr="00EA3EF5">
        <w:rPr>
          <w:rFonts w:eastAsia="Times New Roman"/>
          <w:color w:val="1B78E2"/>
          <w:szCs w:val="27"/>
          <w:u w:val="single"/>
          <w:bdr w:val="none" w:sz="0" w:space="0" w:color="auto" w:frame="1"/>
        </w:rPr>
        <w:t>ESPAsyncWebServer</w:t>
      </w:r>
      <w:proofErr w:type="spellEnd"/>
      <w:r w:rsidR="00391D26">
        <w:rPr>
          <w:rFonts w:eastAsia="Times New Roman"/>
          <w:color w:val="1B78E2"/>
          <w:szCs w:val="27"/>
          <w:u w:val="single"/>
          <w:bdr w:val="none" w:sz="0" w:space="0" w:color="auto" w:frame="1"/>
        </w:rPr>
        <w:fldChar w:fldCharType="end"/>
      </w:r>
      <w:r w:rsidRPr="00EA3EF5">
        <w:rPr>
          <w:rFonts w:eastAsia="Times New Roman"/>
          <w:color w:val="3A3A3A"/>
          <w:szCs w:val="27"/>
        </w:rPr>
        <w:t> library requires the </w:t>
      </w:r>
      <w:proofErr w:type="spellStart"/>
      <w:r w:rsidR="00391D26">
        <w:fldChar w:fldCharType="begin"/>
      </w:r>
      <w:r w:rsidR="00391D26">
        <w:instrText xml:space="preserve"> HYPERLINK "https://github.com/me-no-dev/Asyn</w:instrText>
      </w:r>
      <w:r w:rsidR="00391D26">
        <w:instrText xml:space="preserve">cTCP" \t "_blank" </w:instrText>
      </w:r>
      <w:r w:rsidR="00391D26">
        <w:fldChar w:fldCharType="separate"/>
      </w:r>
      <w:r w:rsidRPr="00EA3EF5">
        <w:rPr>
          <w:rFonts w:eastAsia="Times New Roman"/>
          <w:color w:val="1B78E2"/>
          <w:szCs w:val="27"/>
          <w:u w:val="single"/>
          <w:bdr w:val="none" w:sz="0" w:space="0" w:color="auto" w:frame="1"/>
        </w:rPr>
        <w:t>AsyncTCP</w:t>
      </w:r>
      <w:proofErr w:type="spellEnd"/>
      <w:r w:rsidR="00391D26">
        <w:rPr>
          <w:rFonts w:eastAsia="Times New Roman"/>
          <w:color w:val="1B78E2"/>
          <w:szCs w:val="27"/>
          <w:u w:val="single"/>
          <w:bdr w:val="none" w:sz="0" w:space="0" w:color="auto" w:frame="1"/>
        </w:rPr>
        <w:fldChar w:fldCharType="end"/>
      </w:r>
      <w:r w:rsidRPr="00EA3EF5">
        <w:rPr>
          <w:rFonts w:eastAsia="Times New Roman"/>
          <w:color w:val="3A3A3A"/>
          <w:szCs w:val="27"/>
        </w:rPr>
        <w:t> library to work. Follow the next steps to install that library:</w:t>
      </w:r>
    </w:p>
    <w:p w:rsidR="00EA3EF5" w:rsidRPr="00EA3EF5" w:rsidRDefault="00EA3EF5" w:rsidP="00DD7ED5">
      <w:pPr>
        <w:widowControl/>
        <w:shd w:val="clear" w:color="auto" w:fill="FFFFFF"/>
        <w:autoSpaceDE/>
        <w:autoSpaceDN/>
        <w:ind w:left="900" w:right="310"/>
        <w:rPr>
          <w:rFonts w:eastAsia="Times New Roman"/>
          <w:color w:val="3A3A3A"/>
          <w:szCs w:val="27"/>
        </w:rPr>
      </w:pPr>
    </w:p>
    <w:p w:rsidR="00EA3EF5" w:rsidRPr="00EA3EF5" w:rsidRDefault="00391D26" w:rsidP="00DD7ED5">
      <w:pPr>
        <w:widowControl/>
        <w:numPr>
          <w:ilvl w:val="0"/>
          <w:numId w:val="20"/>
        </w:numPr>
        <w:shd w:val="clear" w:color="auto" w:fill="FFFFFF"/>
        <w:tabs>
          <w:tab w:val="clear" w:pos="720"/>
          <w:tab w:val="num" w:pos="1440"/>
        </w:tabs>
        <w:autoSpaceDE/>
        <w:autoSpaceDN/>
        <w:ind w:left="1350" w:right="310"/>
        <w:rPr>
          <w:rFonts w:eastAsia="Times New Roman"/>
          <w:color w:val="3A3A3A"/>
          <w:szCs w:val="27"/>
        </w:rPr>
      </w:pPr>
      <w:hyperlink r:id="rId60" w:history="1">
        <w:r w:rsidR="00EA3EF5" w:rsidRPr="00EA3EF5">
          <w:rPr>
            <w:rFonts w:eastAsia="Times New Roman"/>
            <w:color w:val="1B78E2"/>
            <w:szCs w:val="27"/>
            <w:u w:val="single"/>
            <w:bdr w:val="none" w:sz="0" w:space="0" w:color="auto" w:frame="1"/>
          </w:rPr>
          <w:t xml:space="preserve">Click here to download the </w:t>
        </w:r>
        <w:proofErr w:type="spellStart"/>
        <w:r w:rsidR="00EA3EF5" w:rsidRPr="00EA3EF5">
          <w:rPr>
            <w:rFonts w:eastAsia="Times New Roman"/>
            <w:color w:val="1B78E2"/>
            <w:szCs w:val="27"/>
            <w:u w:val="single"/>
            <w:bdr w:val="none" w:sz="0" w:space="0" w:color="auto" w:frame="1"/>
          </w:rPr>
          <w:t>AsyncTCP</w:t>
        </w:r>
        <w:proofErr w:type="spellEnd"/>
        <w:r w:rsidR="00EA3EF5" w:rsidRPr="00EA3EF5">
          <w:rPr>
            <w:rFonts w:eastAsia="Times New Roman"/>
            <w:color w:val="1B78E2"/>
            <w:szCs w:val="27"/>
            <w:u w:val="single"/>
            <w:bdr w:val="none" w:sz="0" w:space="0" w:color="auto" w:frame="1"/>
          </w:rPr>
          <w:t xml:space="preserve"> library</w:t>
        </w:r>
      </w:hyperlink>
      <w:r w:rsidR="00EA3EF5" w:rsidRPr="00EA3EF5">
        <w:rPr>
          <w:rFonts w:eastAsia="Times New Roman"/>
          <w:color w:val="3A3A3A"/>
          <w:szCs w:val="27"/>
        </w:rPr>
        <w:t>. You should have a .zip folder in your Downloads folder</w:t>
      </w:r>
    </w:p>
    <w:p w:rsidR="00EA3EF5" w:rsidRPr="00EA3EF5" w:rsidRDefault="00EA3EF5" w:rsidP="00DD7ED5">
      <w:pPr>
        <w:widowControl/>
        <w:numPr>
          <w:ilvl w:val="0"/>
          <w:numId w:val="20"/>
        </w:numPr>
        <w:shd w:val="clear" w:color="auto" w:fill="FFFFFF"/>
        <w:tabs>
          <w:tab w:val="clear" w:pos="720"/>
          <w:tab w:val="num" w:pos="1440"/>
        </w:tabs>
        <w:autoSpaceDE/>
        <w:autoSpaceDN/>
        <w:ind w:left="1350" w:right="310"/>
        <w:rPr>
          <w:rFonts w:eastAsia="Times New Roman"/>
          <w:color w:val="3A3A3A"/>
          <w:szCs w:val="27"/>
        </w:rPr>
      </w:pPr>
      <w:r w:rsidRPr="00EA3EF5">
        <w:rPr>
          <w:rFonts w:eastAsia="Times New Roman"/>
          <w:color w:val="3A3A3A"/>
          <w:szCs w:val="27"/>
        </w:rPr>
        <w:t>Unzip the .zip folder and you should get </w:t>
      </w:r>
      <w:proofErr w:type="spellStart"/>
      <w:r w:rsidRPr="00EA3EF5">
        <w:rPr>
          <w:rFonts w:eastAsia="Times New Roman"/>
          <w:i/>
          <w:iCs/>
          <w:color w:val="3A3A3A"/>
          <w:szCs w:val="27"/>
          <w:bdr w:val="none" w:sz="0" w:space="0" w:color="auto" w:frame="1"/>
        </w:rPr>
        <w:t>AsyncTCP</w:t>
      </w:r>
      <w:proofErr w:type="spellEnd"/>
      <w:r w:rsidRPr="00EA3EF5">
        <w:rPr>
          <w:rFonts w:eastAsia="Times New Roman"/>
          <w:i/>
          <w:iCs/>
          <w:color w:val="3A3A3A"/>
          <w:szCs w:val="27"/>
          <w:bdr w:val="none" w:sz="0" w:space="0" w:color="auto" w:frame="1"/>
        </w:rPr>
        <w:t>-master</w:t>
      </w:r>
      <w:r w:rsidRPr="00EA3EF5">
        <w:rPr>
          <w:rFonts w:eastAsia="Times New Roman"/>
          <w:color w:val="3A3A3A"/>
          <w:szCs w:val="27"/>
        </w:rPr>
        <w:t> folder</w:t>
      </w:r>
    </w:p>
    <w:p w:rsidR="00EA3EF5" w:rsidRPr="00EA3EF5" w:rsidRDefault="00EA3EF5" w:rsidP="00DD7ED5">
      <w:pPr>
        <w:widowControl/>
        <w:numPr>
          <w:ilvl w:val="0"/>
          <w:numId w:val="20"/>
        </w:numPr>
        <w:shd w:val="clear" w:color="auto" w:fill="FFFFFF"/>
        <w:tabs>
          <w:tab w:val="clear" w:pos="720"/>
          <w:tab w:val="num" w:pos="1440"/>
        </w:tabs>
        <w:autoSpaceDE/>
        <w:autoSpaceDN/>
        <w:ind w:left="1350" w:right="310"/>
        <w:rPr>
          <w:rFonts w:eastAsia="Times New Roman"/>
          <w:color w:val="3A3A3A"/>
          <w:szCs w:val="27"/>
        </w:rPr>
      </w:pPr>
      <w:r w:rsidRPr="00EA3EF5">
        <w:rPr>
          <w:rFonts w:eastAsia="Times New Roman"/>
          <w:color w:val="3A3A3A"/>
          <w:szCs w:val="27"/>
        </w:rPr>
        <w:t>Rename your folder from </w:t>
      </w:r>
      <w:del w:id="3" w:author="Unknown">
        <w:r w:rsidRPr="00EA3EF5">
          <w:rPr>
            <w:rFonts w:eastAsia="Times New Roman"/>
            <w:color w:val="3A3A3A"/>
            <w:szCs w:val="27"/>
            <w:bdr w:val="none" w:sz="0" w:space="0" w:color="auto" w:frame="1"/>
          </w:rPr>
          <w:delText>AsyncTCP-master </w:delText>
        </w:r>
      </w:del>
      <w:r w:rsidRPr="00EA3EF5">
        <w:rPr>
          <w:rFonts w:eastAsia="Times New Roman"/>
          <w:color w:val="3A3A3A"/>
          <w:szCs w:val="27"/>
        </w:rPr>
        <w:t>to </w:t>
      </w:r>
      <w:proofErr w:type="spellStart"/>
      <w:r w:rsidRPr="00EA3EF5">
        <w:rPr>
          <w:rFonts w:eastAsia="Times New Roman"/>
          <w:i/>
          <w:iCs/>
          <w:color w:val="3A3A3A"/>
          <w:szCs w:val="27"/>
          <w:bdr w:val="none" w:sz="0" w:space="0" w:color="auto" w:frame="1"/>
        </w:rPr>
        <w:t>AsyncTCP</w:t>
      </w:r>
      <w:proofErr w:type="spellEnd"/>
    </w:p>
    <w:p w:rsidR="00EA3EF5" w:rsidRPr="00EA3EF5" w:rsidRDefault="00EA3EF5" w:rsidP="00DD7ED5">
      <w:pPr>
        <w:widowControl/>
        <w:numPr>
          <w:ilvl w:val="0"/>
          <w:numId w:val="20"/>
        </w:numPr>
        <w:shd w:val="clear" w:color="auto" w:fill="FFFFFF"/>
        <w:tabs>
          <w:tab w:val="clear" w:pos="720"/>
          <w:tab w:val="num" w:pos="1440"/>
        </w:tabs>
        <w:autoSpaceDE/>
        <w:autoSpaceDN/>
        <w:ind w:left="1350" w:right="310"/>
        <w:rPr>
          <w:rFonts w:eastAsia="Times New Roman"/>
          <w:color w:val="3A3A3A"/>
          <w:szCs w:val="27"/>
        </w:rPr>
      </w:pPr>
      <w:r w:rsidRPr="00EA3EF5">
        <w:rPr>
          <w:rFonts w:eastAsia="Times New Roman"/>
          <w:color w:val="3A3A3A"/>
          <w:szCs w:val="27"/>
        </w:rPr>
        <w:t>Move the </w:t>
      </w:r>
      <w:proofErr w:type="spellStart"/>
      <w:r w:rsidRPr="00EA3EF5">
        <w:rPr>
          <w:rFonts w:eastAsia="Times New Roman"/>
          <w:i/>
          <w:iCs/>
          <w:color w:val="3A3A3A"/>
          <w:szCs w:val="27"/>
          <w:bdr w:val="none" w:sz="0" w:space="0" w:color="auto" w:frame="1"/>
        </w:rPr>
        <w:t>AsyncTCP</w:t>
      </w:r>
      <w:proofErr w:type="spellEnd"/>
      <w:r w:rsidRPr="00EA3EF5">
        <w:rPr>
          <w:rFonts w:eastAsia="Times New Roman"/>
          <w:i/>
          <w:iCs/>
          <w:color w:val="3A3A3A"/>
          <w:szCs w:val="27"/>
          <w:bdr w:val="none" w:sz="0" w:space="0" w:color="auto" w:frame="1"/>
        </w:rPr>
        <w:t> </w:t>
      </w:r>
      <w:r w:rsidRPr="00EA3EF5">
        <w:rPr>
          <w:rFonts w:eastAsia="Times New Roman"/>
          <w:color w:val="3A3A3A"/>
          <w:szCs w:val="27"/>
        </w:rPr>
        <w:t>folder to your Arduino IDE installation libraries folder</w:t>
      </w:r>
    </w:p>
    <w:p w:rsidR="00EA3EF5" w:rsidRPr="00EA3EF5" w:rsidRDefault="00EA3EF5" w:rsidP="00DD7ED5">
      <w:pPr>
        <w:widowControl/>
        <w:numPr>
          <w:ilvl w:val="0"/>
          <w:numId w:val="20"/>
        </w:numPr>
        <w:shd w:val="clear" w:color="auto" w:fill="FFFFFF"/>
        <w:tabs>
          <w:tab w:val="clear" w:pos="720"/>
          <w:tab w:val="num" w:pos="1440"/>
        </w:tabs>
        <w:autoSpaceDE/>
        <w:autoSpaceDN/>
        <w:ind w:left="1350" w:right="310"/>
        <w:rPr>
          <w:rFonts w:eastAsia="Times New Roman"/>
          <w:color w:val="3A3A3A"/>
          <w:szCs w:val="27"/>
        </w:rPr>
      </w:pPr>
      <w:r w:rsidRPr="00EA3EF5">
        <w:rPr>
          <w:rFonts w:eastAsia="Times New Roman"/>
          <w:color w:val="3A3A3A"/>
          <w:szCs w:val="27"/>
        </w:rPr>
        <w:t>Finally, re-open your Arduino IDE</w:t>
      </w:r>
    </w:p>
    <w:p w:rsidR="00EA3EF5" w:rsidRDefault="00EA3EF5" w:rsidP="00DD7ED5">
      <w:pPr>
        <w:pStyle w:val="ListParagraph"/>
        <w:tabs>
          <w:tab w:val="left" w:pos="935"/>
        </w:tabs>
        <w:spacing w:before="203"/>
        <w:ind w:right="310" w:firstLine="0"/>
        <w:jc w:val="both"/>
        <w:rPr>
          <w:b/>
        </w:rPr>
      </w:pPr>
    </w:p>
    <w:p w:rsidR="00EA3EF5" w:rsidRDefault="00EA3EF5" w:rsidP="00DD7ED5">
      <w:pPr>
        <w:pStyle w:val="ListParagraph"/>
        <w:numPr>
          <w:ilvl w:val="0"/>
          <w:numId w:val="8"/>
        </w:numPr>
        <w:tabs>
          <w:tab w:val="left" w:pos="935"/>
        </w:tabs>
        <w:spacing w:before="203"/>
        <w:ind w:right="310"/>
        <w:jc w:val="both"/>
        <w:rPr>
          <w:b/>
        </w:rPr>
      </w:pPr>
      <w:r>
        <w:rPr>
          <w:b/>
        </w:rPr>
        <w:t>The Code</w:t>
      </w:r>
    </w:p>
    <w:p w:rsidR="00EA3EF5" w:rsidRDefault="00EA3EF5" w:rsidP="00DD7ED5">
      <w:pPr>
        <w:pStyle w:val="ListParagraph"/>
        <w:tabs>
          <w:tab w:val="left" w:pos="935"/>
        </w:tabs>
        <w:ind w:right="310" w:firstLine="0"/>
        <w:jc w:val="both"/>
      </w:pPr>
      <w:r>
        <w:t xml:space="preserve">Open your Arduino and copy the following raw code from </w:t>
      </w:r>
      <w:hyperlink r:id="rId61" w:history="1">
        <w:r w:rsidRPr="00DD7ED5">
          <w:rPr>
            <w:rStyle w:val="Hyperlink"/>
          </w:rPr>
          <w:t>GitHub</w:t>
        </w:r>
      </w:hyperlink>
      <w:r>
        <w:t>.</w:t>
      </w:r>
    </w:p>
    <w:p w:rsidR="00DD7ED5" w:rsidRPr="00EA3EF5" w:rsidRDefault="00DD7ED5" w:rsidP="00DD7ED5">
      <w:pPr>
        <w:pStyle w:val="ListParagraph"/>
        <w:tabs>
          <w:tab w:val="left" w:pos="935"/>
        </w:tabs>
        <w:ind w:right="310" w:firstLine="0"/>
        <w:jc w:val="both"/>
      </w:pPr>
    </w:p>
    <w:p w:rsidR="00DD7ED5" w:rsidRDefault="00DD7ED5" w:rsidP="00DD7ED5">
      <w:pPr>
        <w:pStyle w:val="ListParagraph"/>
        <w:widowControl/>
        <w:shd w:val="clear" w:color="auto" w:fill="FFFFFF"/>
        <w:autoSpaceDE/>
        <w:autoSpaceDN/>
        <w:ind w:right="310" w:firstLine="0"/>
        <w:rPr>
          <w:rFonts w:eastAsia="Times New Roman"/>
          <w:color w:val="3A3A3A"/>
          <w:szCs w:val="27"/>
        </w:rPr>
      </w:pPr>
      <w:r w:rsidRPr="00DD7ED5">
        <w:rPr>
          <w:rFonts w:eastAsia="Times New Roman"/>
          <w:color w:val="3A3A3A"/>
          <w:szCs w:val="27"/>
        </w:rPr>
        <w:t>Insert your network credentials in the following variables and the code will work straight away.</w:t>
      </w:r>
    </w:p>
    <w:p w:rsidR="00DD7ED5" w:rsidRPr="00DD7ED5" w:rsidRDefault="00DD7ED5" w:rsidP="00DD7ED5">
      <w:pPr>
        <w:pStyle w:val="ListParagraph"/>
        <w:widowControl/>
        <w:shd w:val="clear" w:color="auto" w:fill="FFFFFF"/>
        <w:autoSpaceDE/>
        <w:autoSpaceDN/>
        <w:ind w:right="310" w:firstLine="0"/>
        <w:rPr>
          <w:rFonts w:eastAsia="Times New Roman"/>
          <w:color w:val="3A3A3A"/>
          <w:szCs w:val="27"/>
        </w:rPr>
      </w:pPr>
    </w:p>
    <w:p w:rsidR="00DD7ED5" w:rsidRPr="00DD7ED5" w:rsidRDefault="00DD7ED5" w:rsidP="00DD7ED5">
      <w:pPr>
        <w:pStyle w:val="ListParagraph"/>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right="310" w:firstLine="0"/>
        <w:rPr>
          <w:rFonts w:ascii="Consolas" w:eastAsia="Times New Roman" w:hAnsi="Consolas" w:cs="Courier New"/>
          <w:color w:val="000000"/>
          <w:sz w:val="23"/>
          <w:szCs w:val="23"/>
          <w:bdr w:val="none" w:sz="0" w:space="0" w:color="auto" w:frame="1"/>
        </w:rPr>
      </w:pPr>
      <w:proofErr w:type="spellStart"/>
      <w:r w:rsidRPr="00DD7ED5">
        <w:rPr>
          <w:rFonts w:ascii="Consolas" w:eastAsia="Times New Roman" w:hAnsi="Consolas" w:cs="Courier New"/>
          <w:color w:val="0077AA"/>
          <w:sz w:val="23"/>
          <w:szCs w:val="23"/>
          <w:bdr w:val="none" w:sz="0" w:space="0" w:color="auto" w:frame="1"/>
        </w:rPr>
        <w:t>const</w:t>
      </w:r>
      <w:proofErr w:type="spellEnd"/>
      <w:r w:rsidRPr="00DD7ED5">
        <w:rPr>
          <w:rFonts w:ascii="Consolas" w:eastAsia="Times New Roman" w:hAnsi="Consolas" w:cs="Courier New"/>
          <w:color w:val="000000"/>
          <w:sz w:val="23"/>
          <w:szCs w:val="23"/>
          <w:bdr w:val="none" w:sz="0" w:space="0" w:color="auto" w:frame="1"/>
        </w:rPr>
        <w:t xml:space="preserve"> </w:t>
      </w:r>
      <w:r w:rsidRPr="00DD7ED5">
        <w:rPr>
          <w:rFonts w:ascii="Consolas" w:eastAsia="Times New Roman" w:hAnsi="Consolas" w:cs="Courier New"/>
          <w:color w:val="0077AA"/>
          <w:sz w:val="23"/>
          <w:szCs w:val="23"/>
          <w:bdr w:val="none" w:sz="0" w:space="0" w:color="auto" w:frame="1"/>
        </w:rPr>
        <w:t>char</w:t>
      </w:r>
      <w:r w:rsidRPr="00DD7ED5">
        <w:rPr>
          <w:rFonts w:ascii="Consolas" w:eastAsia="Times New Roman" w:hAnsi="Consolas" w:cs="Courier New"/>
          <w:color w:val="9A6E3A"/>
          <w:sz w:val="23"/>
          <w:szCs w:val="23"/>
          <w:bdr w:val="none" w:sz="0" w:space="0" w:color="auto" w:frame="1"/>
        </w:rPr>
        <w:t>*</w:t>
      </w:r>
      <w:r w:rsidRPr="00DD7ED5">
        <w:rPr>
          <w:rFonts w:ascii="Consolas" w:eastAsia="Times New Roman" w:hAnsi="Consolas" w:cs="Courier New"/>
          <w:color w:val="000000"/>
          <w:sz w:val="23"/>
          <w:szCs w:val="23"/>
          <w:bdr w:val="none" w:sz="0" w:space="0" w:color="auto" w:frame="1"/>
        </w:rPr>
        <w:t xml:space="preserve"> </w:t>
      </w:r>
      <w:proofErr w:type="spellStart"/>
      <w:r w:rsidRPr="00DD7ED5">
        <w:rPr>
          <w:rFonts w:ascii="Consolas" w:eastAsia="Times New Roman" w:hAnsi="Consolas" w:cs="Courier New"/>
          <w:color w:val="000000"/>
          <w:sz w:val="23"/>
          <w:szCs w:val="23"/>
          <w:bdr w:val="none" w:sz="0" w:space="0" w:color="auto" w:frame="1"/>
        </w:rPr>
        <w:t>ssid</w:t>
      </w:r>
      <w:proofErr w:type="spellEnd"/>
      <w:r w:rsidRPr="00DD7ED5">
        <w:rPr>
          <w:rFonts w:ascii="Consolas" w:eastAsia="Times New Roman" w:hAnsi="Consolas" w:cs="Courier New"/>
          <w:color w:val="000000"/>
          <w:sz w:val="23"/>
          <w:szCs w:val="23"/>
          <w:bdr w:val="none" w:sz="0" w:space="0" w:color="auto" w:frame="1"/>
        </w:rPr>
        <w:t xml:space="preserve"> </w:t>
      </w:r>
      <w:r w:rsidRPr="00DD7ED5">
        <w:rPr>
          <w:rFonts w:ascii="Consolas" w:eastAsia="Times New Roman" w:hAnsi="Consolas" w:cs="Courier New"/>
          <w:color w:val="9A6E3A"/>
          <w:sz w:val="23"/>
          <w:szCs w:val="23"/>
          <w:bdr w:val="none" w:sz="0" w:space="0" w:color="auto" w:frame="1"/>
        </w:rPr>
        <w:t>=</w:t>
      </w:r>
      <w:r w:rsidRPr="00DD7ED5">
        <w:rPr>
          <w:rFonts w:ascii="Consolas" w:eastAsia="Times New Roman" w:hAnsi="Consolas" w:cs="Courier New"/>
          <w:color w:val="000000"/>
          <w:sz w:val="23"/>
          <w:szCs w:val="23"/>
          <w:bdr w:val="none" w:sz="0" w:space="0" w:color="auto" w:frame="1"/>
        </w:rPr>
        <w:t xml:space="preserve"> </w:t>
      </w:r>
      <w:r w:rsidRPr="00DD7ED5">
        <w:rPr>
          <w:rFonts w:ascii="Consolas" w:eastAsia="Times New Roman" w:hAnsi="Consolas" w:cs="Courier New"/>
          <w:color w:val="669900"/>
          <w:sz w:val="23"/>
          <w:szCs w:val="23"/>
          <w:bdr w:val="none" w:sz="0" w:space="0" w:color="auto" w:frame="1"/>
        </w:rPr>
        <w:t>"REPLACE_WITH_YOUR_SSID"</w:t>
      </w:r>
      <w:r w:rsidRPr="00DD7ED5">
        <w:rPr>
          <w:rFonts w:ascii="Consolas" w:eastAsia="Times New Roman" w:hAnsi="Consolas" w:cs="Courier New"/>
          <w:color w:val="999999"/>
          <w:sz w:val="23"/>
          <w:szCs w:val="23"/>
          <w:bdr w:val="none" w:sz="0" w:space="0" w:color="auto" w:frame="1"/>
        </w:rPr>
        <w:t>;</w:t>
      </w:r>
    </w:p>
    <w:p w:rsidR="00DD7ED5" w:rsidRPr="00DD7ED5" w:rsidRDefault="00DD7ED5" w:rsidP="00DD7ED5">
      <w:pPr>
        <w:pStyle w:val="ListParagraph"/>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right="310" w:firstLine="0"/>
        <w:rPr>
          <w:rFonts w:ascii="Consolas" w:eastAsia="Times New Roman" w:hAnsi="Consolas" w:cs="Courier New"/>
          <w:color w:val="000000"/>
          <w:sz w:val="27"/>
          <w:szCs w:val="27"/>
        </w:rPr>
      </w:pPr>
      <w:proofErr w:type="spellStart"/>
      <w:r w:rsidRPr="00DD7ED5">
        <w:rPr>
          <w:rFonts w:ascii="Consolas" w:eastAsia="Times New Roman" w:hAnsi="Consolas" w:cs="Courier New"/>
          <w:color w:val="0077AA"/>
          <w:sz w:val="23"/>
          <w:szCs w:val="23"/>
          <w:bdr w:val="none" w:sz="0" w:space="0" w:color="auto" w:frame="1"/>
        </w:rPr>
        <w:t>const</w:t>
      </w:r>
      <w:proofErr w:type="spellEnd"/>
      <w:r w:rsidRPr="00DD7ED5">
        <w:rPr>
          <w:rFonts w:ascii="Consolas" w:eastAsia="Times New Roman" w:hAnsi="Consolas" w:cs="Courier New"/>
          <w:color w:val="000000"/>
          <w:sz w:val="23"/>
          <w:szCs w:val="23"/>
          <w:bdr w:val="none" w:sz="0" w:space="0" w:color="auto" w:frame="1"/>
        </w:rPr>
        <w:t xml:space="preserve"> </w:t>
      </w:r>
      <w:r w:rsidRPr="00DD7ED5">
        <w:rPr>
          <w:rFonts w:ascii="Consolas" w:eastAsia="Times New Roman" w:hAnsi="Consolas" w:cs="Courier New"/>
          <w:color w:val="0077AA"/>
          <w:sz w:val="23"/>
          <w:szCs w:val="23"/>
          <w:bdr w:val="none" w:sz="0" w:space="0" w:color="auto" w:frame="1"/>
        </w:rPr>
        <w:t>char</w:t>
      </w:r>
      <w:r w:rsidRPr="00DD7ED5">
        <w:rPr>
          <w:rFonts w:ascii="Consolas" w:eastAsia="Times New Roman" w:hAnsi="Consolas" w:cs="Courier New"/>
          <w:color w:val="9A6E3A"/>
          <w:sz w:val="23"/>
          <w:szCs w:val="23"/>
          <w:bdr w:val="none" w:sz="0" w:space="0" w:color="auto" w:frame="1"/>
        </w:rPr>
        <w:t>*</w:t>
      </w:r>
      <w:r w:rsidRPr="00DD7ED5">
        <w:rPr>
          <w:rFonts w:ascii="Consolas" w:eastAsia="Times New Roman" w:hAnsi="Consolas" w:cs="Courier New"/>
          <w:color w:val="000000"/>
          <w:sz w:val="23"/>
          <w:szCs w:val="23"/>
          <w:bdr w:val="none" w:sz="0" w:space="0" w:color="auto" w:frame="1"/>
        </w:rPr>
        <w:t xml:space="preserve"> password </w:t>
      </w:r>
      <w:r w:rsidRPr="00DD7ED5">
        <w:rPr>
          <w:rFonts w:ascii="Consolas" w:eastAsia="Times New Roman" w:hAnsi="Consolas" w:cs="Courier New"/>
          <w:color w:val="9A6E3A"/>
          <w:sz w:val="23"/>
          <w:szCs w:val="23"/>
          <w:bdr w:val="none" w:sz="0" w:space="0" w:color="auto" w:frame="1"/>
        </w:rPr>
        <w:t>=</w:t>
      </w:r>
      <w:r w:rsidRPr="00DD7ED5">
        <w:rPr>
          <w:rFonts w:ascii="Consolas" w:eastAsia="Times New Roman" w:hAnsi="Consolas" w:cs="Courier New"/>
          <w:color w:val="000000"/>
          <w:sz w:val="23"/>
          <w:szCs w:val="23"/>
          <w:bdr w:val="none" w:sz="0" w:space="0" w:color="auto" w:frame="1"/>
        </w:rPr>
        <w:t xml:space="preserve"> </w:t>
      </w:r>
      <w:r w:rsidRPr="00DD7ED5">
        <w:rPr>
          <w:rFonts w:ascii="Consolas" w:eastAsia="Times New Roman" w:hAnsi="Consolas" w:cs="Courier New"/>
          <w:color w:val="669900"/>
          <w:sz w:val="23"/>
          <w:szCs w:val="23"/>
          <w:bdr w:val="none" w:sz="0" w:space="0" w:color="auto" w:frame="1"/>
        </w:rPr>
        <w:t>"REPLACE_WITH_YOUR_PASSWORD"</w:t>
      </w:r>
      <w:r w:rsidRPr="00DD7ED5">
        <w:rPr>
          <w:rFonts w:ascii="Consolas" w:eastAsia="Times New Roman" w:hAnsi="Consolas" w:cs="Courier New"/>
          <w:color w:val="999999"/>
          <w:sz w:val="23"/>
          <w:szCs w:val="23"/>
          <w:bdr w:val="none" w:sz="0" w:space="0" w:color="auto" w:frame="1"/>
        </w:rPr>
        <w:t>;</w:t>
      </w:r>
    </w:p>
    <w:p w:rsidR="00EA3EF5" w:rsidRDefault="00DD7ED5" w:rsidP="00DD7ED5">
      <w:pPr>
        <w:pStyle w:val="ListParagraph"/>
        <w:tabs>
          <w:tab w:val="left" w:pos="935"/>
        </w:tabs>
        <w:spacing w:before="203"/>
        <w:ind w:firstLine="0"/>
        <w:jc w:val="both"/>
      </w:pPr>
      <w:r>
        <w:t>Make sure you have the right settings for board and COM port. Upload the code to your ESP32.</w:t>
      </w:r>
    </w:p>
    <w:p w:rsidR="00DD7ED5" w:rsidRPr="00DD7ED5" w:rsidRDefault="00DD7ED5" w:rsidP="00DD7ED5">
      <w:pPr>
        <w:pStyle w:val="ListParagraph"/>
        <w:tabs>
          <w:tab w:val="left" w:pos="935"/>
        </w:tabs>
        <w:spacing w:before="203"/>
        <w:ind w:right="310" w:firstLine="0"/>
        <w:jc w:val="both"/>
        <w:rPr>
          <w:sz w:val="18"/>
        </w:rPr>
      </w:pPr>
      <w:r w:rsidRPr="00DD7ED5">
        <w:rPr>
          <w:color w:val="3A3A3A"/>
          <w:szCs w:val="27"/>
          <w:shd w:val="clear" w:color="auto" w:fill="FFFFFF"/>
        </w:rPr>
        <w:t>After uploading, open the Serial Monitor at a baud rate of 115200. Press the ESP32 reset button. The ESP32 IP address should be printed in the serial monitor.</w:t>
      </w:r>
    </w:p>
    <w:p w:rsidR="00DA6855" w:rsidRDefault="00DA6855">
      <w:pPr>
        <w:pStyle w:val="BodyText"/>
        <w:rPr>
          <w:sz w:val="20"/>
        </w:rPr>
      </w:pPr>
    </w:p>
    <w:p w:rsidR="00DA6855" w:rsidRDefault="00DA6855">
      <w:pPr>
        <w:pStyle w:val="BodyText"/>
        <w:rPr>
          <w:sz w:val="20"/>
        </w:rPr>
      </w:pPr>
    </w:p>
    <w:p w:rsidR="00DA6855" w:rsidRDefault="00DA6855">
      <w:pPr>
        <w:pStyle w:val="BodyText"/>
        <w:rPr>
          <w:sz w:val="20"/>
        </w:rPr>
      </w:pPr>
    </w:p>
    <w:p w:rsidR="00DA6855" w:rsidRDefault="00DA6855">
      <w:pPr>
        <w:pStyle w:val="BodyText"/>
        <w:rPr>
          <w:sz w:val="20"/>
        </w:rPr>
      </w:pPr>
    </w:p>
    <w:p w:rsidR="00DA6855" w:rsidRDefault="00DA6855">
      <w:pPr>
        <w:pStyle w:val="BodyText"/>
        <w:rPr>
          <w:sz w:val="20"/>
        </w:rPr>
      </w:pPr>
    </w:p>
    <w:p w:rsidR="00DA6855" w:rsidRDefault="00DA6855">
      <w:pPr>
        <w:pStyle w:val="BodyText"/>
      </w:pPr>
    </w:p>
    <w:p w:rsidR="00DA6855" w:rsidRPr="00DD7ED5" w:rsidRDefault="00AF5842" w:rsidP="00DD7ED5">
      <w:pPr>
        <w:pStyle w:val="ListParagraph"/>
        <w:numPr>
          <w:ilvl w:val="1"/>
          <w:numId w:val="7"/>
        </w:numPr>
        <w:tabs>
          <w:tab w:val="left" w:pos="935"/>
        </w:tabs>
        <w:spacing w:before="127"/>
        <w:ind w:left="990"/>
        <w:rPr>
          <w:b/>
          <w:sz w:val="20"/>
        </w:rPr>
      </w:pPr>
      <w:r>
        <w:rPr>
          <w:noProof/>
        </w:rPr>
        <mc:AlternateContent>
          <mc:Choice Requires="wps">
            <w:drawing>
              <wp:anchor distT="0" distB="0" distL="114300" distR="114300" simplePos="0" relativeHeight="487627776" behindDoc="1" locked="0" layoutInCell="1" allowOverlap="1">
                <wp:simplePos x="0" y="0"/>
                <wp:positionH relativeFrom="column">
                  <wp:posOffset>65405</wp:posOffset>
                </wp:positionH>
                <wp:positionV relativeFrom="paragraph">
                  <wp:posOffset>12700</wp:posOffset>
                </wp:positionV>
                <wp:extent cx="6677025" cy="8816340"/>
                <wp:effectExtent l="0" t="0" r="0" b="0"/>
                <wp:wrapNone/>
                <wp:docPr id="52"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7025" cy="8816340"/>
                        </a:xfrm>
                        <a:custGeom>
                          <a:avLst/>
                          <a:gdLst>
                            <a:gd name="T0" fmla="+- 0 11518 1003"/>
                            <a:gd name="T1" fmla="*/ T0 w 10515"/>
                            <a:gd name="T2" fmla="+- 0 1440 1440"/>
                            <a:gd name="T3" fmla="*/ 1440 h 13884"/>
                            <a:gd name="T4" fmla="+- 0 11498 1003"/>
                            <a:gd name="T5" fmla="*/ T4 w 10515"/>
                            <a:gd name="T6" fmla="+- 0 1440 1440"/>
                            <a:gd name="T7" fmla="*/ 1440 h 13884"/>
                            <a:gd name="T8" fmla="+- 0 11498 1003"/>
                            <a:gd name="T9" fmla="*/ T8 w 10515"/>
                            <a:gd name="T10" fmla="+- 0 1459 1440"/>
                            <a:gd name="T11" fmla="*/ 1459 h 13884"/>
                            <a:gd name="T12" fmla="+- 0 11498 1003"/>
                            <a:gd name="T13" fmla="*/ T12 w 10515"/>
                            <a:gd name="T14" fmla="+- 0 1560 1440"/>
                            <a:gd name="T15" fmla="*/ 1560 h 13884"/>
                            <a:gd name="T16" fmla="+- 0 11498 1003"/>
                            <a:gd name="T17" fmla="*/ T16 w 10515"/>
                            <a:gd name="T18" fmla="+- 0 15304 1440"/>
                            <a:gd name="T19" fmla="*/ 15304 h 13884"/>
                            <a:gd name="T20" fmla="+- 0 1022 1003"/>
                            <a:gd name="T21" fmla="*/ T20 w 10515"/>
                            <a:gd name="T22" fmla="+- 0 15304 1440"/>
                            <a:gd name="T23" fmla="*/ 15304 h 13884"/>
                            <a:gd name="T24" fmla="+- 0 1022 1003"/>
                            <a:gd name="T25" fmla="*/ T24 w 10515"/>
                            <a:gd name="T26" fmla="+- 0 1560 1440"/>
                            <a:gd name="T27" fmla="*/ 1560 h 13884"/>
                            <a:gd name="T28" fmla="+- 0 1022 1003"/>
                            <a:gd name="T29" fmla="*/ T28 w 10515"/>
                            <a:gd name="T30" fmla="+- 0 1459 1440"/>
                            <a:gd name="T31" fmla="*/ 1459 h 13884"/>
                            <a:gd name="T32" fmla="+- 0 11498 1003"/>
                            <a:gd name="T33" fmla="*/ T32 w 10515"/>
                            <a:gd name="T34" fmla="+- 0 1459 1440"/>
                            <a:gd name="T35" fmla="*/ 1459 h 13884"/>
                            <a:gd name="T36" fmla="+- 0 11498 1003"/>
                            <a:gd name="T37" fmla="*/ T36 w 10515"/>
                            <a:gd name="T38" fmla="+- 0 1440 1440"/>
                            <a:gd name="T39" fmla="*/ 1440 h 13884"/>
                            <a:gd name="T40" fmla="+- 0 1022 1003"/>
                            <a:gd name="T41" fmla="*/ T40 w 10515"/>
                            <a:gd name="T42" fmla="+- 0 1440 1440"/>
                            <a:gd name="T43" fmla="*/ 1440 h 13884"/>
                            <a:gd name="T44" fmla="+- 0 1003 1003"/>
                            <a:gd name="T45" fmla="*/ T44 w 10515"/>
                            <a:gd name="T46" fmla="+- 0 1440 1440"/>
                            <a:gd name="T47" fmla="*/ 1440 h 13884"/>
                            <a:gd name="T48" fmla="+- 0 1003 1003"/>
                            <a:gd name="T49" fmla="*/ T48 w 10515"/>
                            <a:gd name="T50" fmla="+- 0 15324 1440"/>
                            <a:gd name="T51" fmla="*/ 15324 h 13884"/>
                            <a:gd name="T52" fmla="+- 0 1022 1003"/>
                            <a:gd name="T53" fmla="*/ T52 w 10515"/>
                            <a:gd name="T54" fmla="+- 0 15324 1440"/>
                            <a:gd name="T55" fmla="*/ 15324 h 13884"/>
                            <a:gd name="T56" fmla="+- 0 11498 1003"/>
                            <a:gd name="T57" fmla="*/ T56 w 10515"/>
                            <a:gd name="T58" fmla="+- 0 15324 1440"/>
                            <a:gd name="T59" fmla="*/ 15324 h 13884"/>
                            <a:gd name="T60" fmla="+- 0 11518 1003"/>
                            <a:gd name="T61" fmla="*/ T60 w 10515"/>
                            <a:gd name="T62" fmla="+- 0 15324 1440"/>
                            <a:gd name="T63" fmla="*/ 15324 h 13884"/>
                            <a:gd name="T64" fmla="+- 0 11518 1003"/>
                            <a:gd name="T65" fmla="*/ T64 w 10515"/>
                            <a:gd name="T66" fmla="+- 0 15304 1440"/>
                            <a:gd name="T67" fmla="*/ 15304 h 13884"/>
                            <a:gd name="T68" fmla="+- 0 11518 1003"/>
                            <a:gd name="T69" fmla="*/ T68 w 10515"/>
                            <a:gd name="T70" fmla="+- 0 1560 1440"/>
                            <a:gd name="T71" fmla="*/ 1560 h 13884"/>
                            <a:gd name="T72" fmla="+- 0 11518 1003"/>
                            <a:gd name="T73" fmla="*/ T72 w 10515"/>
                            <a:gd name="T74" fmla="+- 0 1459 1440"/>
                            <a:gd name="T75" fmla="*/ 1459 h 13884"/>
                            <a:gd name="T76" fmla="+- 0 11518 1003"/>
                            <a:gd name="T77" fmla="*/ T76 w 10515"/>
                            <a:gd name="T78" fmla="+- 0 1440 1440"/>
                            <a:gd name="T79" fmla="*/ 1440 h 13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5" h="13884">
                              <a:moveTo>
                                <a:pt x="10515" y="0"/>
                              </a:moveTo>
                              <a:lnTo>
                                <a:pt x="10495" y="0"/>
                              </a:lnTo>
                              <a:lnTo>
                                <a:pt x="10495" y="19"/>
                              </a:lnTo>
                              <a:lnTo>
                                <a:pt x="10495" y="120"/>
                              </a:lnTo>
                              <a:lnTo>
                                <a:pt x="10495" y="13864"/>
                              </a:lnTo>
                              <a:lnTo>
                                <a:pt x="19" y="13864"/>
                              </a:lnTo>
                              <a:lnTo>
                                <a:pt x="19" y="120"/>
                              </a:lnTo>
                              <a:lnTo>
                                <a:pt x="19" y="19"/>
                              </a:lnTo>
                              <a:lnTo>
                                <a:pt x="10495" y="19"/>
                              </a:lnTo>
                              <a:lnTo>
                                <a:pt x="10495" y="0"/>
                              </a:lnTo>
                              <a:lnTo>
                                <a:pt x="19" y="0"/>
                              </a:lnTo>
                              <a:lnTo>
                                <a:pt x="0" y="0"/>
                              </a:lnTo>
                              <a:lnTo>
                                <a:pt x="0" y="13884"/>
                              </a:lnTo>
                              <a:lnTo>
                                <a:pt x="19" y="13884"/>
                              </a:lnTo>
                              <a:lnTo>
                                <a:pt x="10495" y="13884"/>
                              </a:lnTo>
                              <a:lnTo>
                                <a:pt x="10515" y="13884"/>
                              </a:lnTo>
                              <a:lnTo>
                                <a:pt x="10515" y="13864"/>
                              </a:lnTo>
                              <a:lnTo>
                                <a:pt x="10515" y="120"/>
                              </a:lnTo>
                              <a:lnTo>
                                <a:pt x="10515" y="19"/>
                              </a:lnTo>
                              <a:lnTo>
                                <a:pt x="105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EF29C" id="Freeform 46" o:spid="_x0000_s1026" style="position:absolute;margin-left:5.15pt;margin-top:1pt;width:525.75pt;height:694.2pt;z-index:-156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515,13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" path="m10515,r-20,l10495,19r,101l10495,13864r-10476,l19,120,19,19r10476,l10495,,19,,,,,13884r19,l10495,13884r20,l10515,13864r,-13744l10515,19r,-19xe" fillcolor="black" stroked="f">
                <v:path arrowok="t" o:connecttype="custom" o:connectlocs="6677025,914400;6664325,914400;6664325,926465;6664325,990600;6664325,9718040;12065,9718040;12065,990600;12065,926465;6664325,926465;6664325,914400;12065,914400;0,914400;0,9730740;12065,9730740;6664325,9730740;6677025,9730740;6677025,9718040;6677025,990600;6677025,926465;6677025,914400" o:connectangles="0,0,0,0,0,0,0,0,0,0,0,0,0,0,0,0,0,0,0,0"/>
              </v:shape>
            </w:pict>
          </mc:Fallback>
        </mc:AlternateContent>
      </w:r>
      <w:r w:rsidR="00660AD9">
        <w:rPr>
          <w:b/>
          <w:color w:val="393939"/>
          <w:sz w:val="20"/>
        </w:rPr>
        <w:t>The</w:t>
      </w:r>
      <w:r w:rsidR="00660AD9">
        <w:rPr>
          <w:b/>
          <w:color w:val="393939"/>
          <w:spacing w:val="-3"/>
          <w:sz w:val="20"/>
        </w:rPr>
        <w:t xml:space="preserve"> </w:t>
      </w:r>
      <w:r w:rsidR="00DD7ED5">
        <w:rPr>
          <w:b/>
          <w:color w:val="393939"/>
          <w:sz w:val="20"/>
        </w:rPr>
        <w:t>serial monitor</w:t>
      </w:r>
    </w:p>
    <w:p w:rsidR="00DD7ED5" w:rsidRDefault="00DD7ED5" w:rsidP="00DD7ED5">
      <w:pPr>
        <w:pStyle w:val="ListParagraph"/>
        <w:tabs>
          <w:tab w:val="left" w:pos="935"/>
        </w:tabs>
        <w:spacing w:before="127"/>
        <w:ind w:left="1654" w:firstLine="0"/>
        <w:rPr>
          <w:b/>
          <w:sz w:val="20"/>
        </w:rPr>
      </w:pPr>
    </w:p>
    <w:p w:rsidR="00DA6855" w:rsidRDefault="00DD7ED5" w:rsidP="00DD7ED5">
      <w:pPr>
        <w:spacing w:line="278" w:lineRule="auto"/>
        <w:jc w:val="center"/>
        <w:rPr>
          <w:sz w:val="20"/>
        </w:rPr>
      </w:pPr>
      <w:r>
        <w:rPr>
          <w:noProof/>
        </w:rPr>
        <w:drawing>
          <wp:inline distT="0" distB="0" distL="0" distR="0">
            <wp:extent cx="3632244" cy="2743200"/>
            <wp:effectExtent l="0" t="0" r="0" b="0"/>
            <wp:docPr id="4" name="Picture 4" descr="Upload the DHT11 DHT22 ESP32 Sketch Cod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pload the DHT11 DHT22 ESP32 Sketch Code Examp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32244" cy="2743200"/>
                    </a:xfrm>
                    <a:prstGeom prst="rect">
                      <a:avLst/>
                    </a:prstGeom>
                    <a:noFill/>
                    <a:ln>
                      <a:noFill/>
                    </a:ln>
                  </pic:spPr>
                </pic:pic>
              </a:graphicData>
            </a:graphic>
          </wp:inline>
        </w:drawing>
      </w:r>
    </w:p>
    <w:p w:rsidR="00DD7ED5" w:rsidRDefault="00DD7ED5" w:rsidP="00DD7ED5">
      <w:pPr>
        <w:spacing w:line="278" w:lineRule="auto"/>
        <w:jc w:val="center"/>
        <w:rPr>
          <w:sz w:val="20"/>
        </w:rPr>
      </w:pPr>
    </w:p>
    <w:p w:rsidR="00DD7ED5" w:rsidRDefault="00DD7ED5" w:rsidP="00DD7ED5">
      <w:pPr>
        <w:spacing w:line="278" w:lineRule="auto"/>
        <w:jc w:val="center"/>
        <w:rPr>
          <w:sz w:val="20"/>
        </w:rPr>
      </w:pPr>
    </w:p>
    <w:p w:rsidR="00DD7ED5" w:rsidRDefault="00DD7ED5" w:rsidP="00DD7ED5">
      <w:pPr>
        <w:pStyle w:val="NormalWeb"/>
        <w:shd w:val="clear" w:color="auto" w:fill="FFFFFF"/>
        <w:spacing w:before="0" w:beforeAutospacing="0" w:after="336" w:afterAutospacing="0"/>
        <w:ind w:left="990" w:right="310"/>
        <w:rPr>
          <w:rFonts w:ascii="Arial" w:hAnsi="Arial" w:cs="Arial"/>
          <w:color w:val="3A3A3A"/>
          <w:sz w:val="22"/>
          <w:szCs w:val="27"/>
        </w:rPr>
      </w:pPr>
      <w:r w:rsidRPr="00DD7ED5">
        <w:rPr>
          <w:rFonts w:ascii="Arial" w:hAnsi="Arial" w:cs="Arial"/>
          <w:color w:val="3A3A3A"/>
          <w:sz w:val="22"/>
          <w:szCs w:val="27"/>
        </w:rPr>
        <w:t>Open a browser and type the ESP32 IP address. Your web server should display the latest sensor readings.</w:t>
      </w:r>
    </w:p>
    <w:p w:rsidR="00DD7ED5" w:rsidRPr="00DD7ED5" w:rsidRDefault="00DD7ED5" w:rsidP="00DD7ED5">
      <w:pPr>
        <w:pStyle w:val="ListParagraph"/>
        <w:numPr>
          <w:ilvl w:val="1"/>
          <w:numId w:val="7"/>
        </w:numPr>
        <w:tabs>
          <w:tab w:val="left" w:pos="935"/>
        </w:tabs>
        <w:ind w:left="990"/>
        <w:rPr>
          <w:b/>
          <w:sz w:val="20"/>
        </w:rPr>
      </w:pPr>
      <w:r w:rsidRPr="00DD7ED5">
        <w:rPr>
          <w:b/>
          <w:color w:val="393939"/>
        </w:rPr>
        <w:t>The</w:t>
      </w:r>
      <w:r w:rsidRPr="00DD7ED5">
        <w:rPr>
          <w:b/>
          <w:color w:val="393939"/>
          <w:spacing w:val="-3"/>
        </w:rPr>
        <w:t xml:space="preserve"> </w:t>
      </w:r>
      <w:r w:rsidR="00E26EA0">
        <w:rPr>
          <w:b/>
          <w:color w:val="393939"/>
        </w:rPr>
        <w:t>Web Server</w:t>
      </w:r>
    </w:p>
    <w:p w:rsidR="00DD7ED5" w:rsidRDefault="00DD7ED5" w:rsidP="00DD7ED5">
      <w:pPr>
        <w:pStyle w:val="NormalWeb"/>
        <w:shd w:val="clear" w:color="auto" w:fill="FFFFFF"/>
        <w:spacing w:before="0" w:beforeAutospacing="0" w:after="336" w:afterAutospacing="0"/>
        <w:ind w:left="990" w:right="400"/>
        <w:rPr>
          <w:rFonts w:ascii="Arial" w:hAnsi="Arial" w:cs="Arial"/>
          <w:color w:val="3A3A3A"/>
          <w:sz w:val="22"/>
          <w:szCs w:val="27"/>
        </w:rPr>
      </w:pPr>
    </w:p>
    <w:p w:rsidR="00DD7ED5" w:rsidRPr="00DD7ED5" w:rsidRDefault="00DD7ED5" w:rsidP="00DD7ED5">
      <w:pPr>
        <w:pStyle w:val="NormalWeb"/>
        <w:shd w:val="clear" w:color="auto" w:fill="FFFFFF"/>
        <w:spacing w:before="0" w:beforeAutospacing="0" w:after="336" w:afterAutospacing="0"/>
        <w:ind w:left="990" w:right="400"/>
        <w:rPr>
          <w:rFonts w:ascii="Arial" w:hAnsi="Arial" w:cs="Arial"/>
          <w:color w:val="3A3A3A"/>
          <w:sz w:val="22"/>
          <w:szCs w:val="27"/>
        </w:rPr>
      </w:pPr>
      <w:r w:rsidRPr="00DD7ED5">
        <w:rPr>
          <w:rFonts w:ascii="Arial" w:hAnsi="Arial" w:cs="Arial"/>
          <w:color w:val="3A3A3A"/>
          <w:sz w:val="22"/>
          <w:szCs w:val="27"/>
        </w:rPr>
        <w:t>Notice that the temperature and humidity readings are updated automatically without the need to refresh the web page.</w:t>
      </w:r>
    </w:p>
    <w:p w:rsidR="00DD7ED5" w:rsidRDefault="00DD7ED5" w:rsidP="00DD7ED5">
      <w:pPr>
        <w:spacing w:line="278" w:lineRule="auto"/>
        <w:jc w:val="center"/>
        <w:rPr>
          <w:sz w:val="20"/>
        </w:rPr>
      </w:pPr>
    </w:p>
    <w:p w:rsidR="00DD7ED5" w:rsidRDefault="00DD7ED5" w:rsidP="00DD7ED5">
      <w:pPr>
        <w:spacing w:line="278" w:lineRule="auto"/>
        <w:jc w:val="center"/>
        <w:rPr>
          <w:sz w:val="20"/>
        </w:rPr>
        <w:sectPr w:rsidR="00DD7ED5">
          <w:pgSz w:w="11910" w:h="16840"/>
          <w:pgMar w:top="1420" w:right="260" w:bottom="1380" w:left="900" w:header="758" w:footer="1192" w:gutter="0"/>
          <w:cols w:space="720"/>
        </w:sectPr>
      </w:pPr>
      <w:r>
        <w:rPr>
          <w:noProof/>
        </w:rPr>
        <w:drawing>
          <wp:inline distT="0" distB="0" distL="0" distR="0">
            <wp:extent cx="4114800" cy="2743200"/>
            <wp:effectExtent l="0" t="0" r="0" b="0"/>
            <wp:docPr id="6" name="Picture 6" descr="ESP32 DHT11/DHT22 Web Server - Temperature and Humidity using Arduino IDE Demon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SP32 DHT11/DHT22 Web Server - Temperature and Humidity using Arduino IDE Demonstra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DA6855" w:rsidRDefault="00AF5842">
      <w:pPr>
        <w:pStyle w:val="BodyText"/>
        <w:rPr>
          <w:sz w:val="20"/>
        </w:rPr>
      </w:pPr>
      <w:r>
        <w:rPr>
          <w:noProof/>
        </w:rPr>
        <w:lastRenderedPageBreak/>
        <mc:AlternateContent>
          <mc:Choice Requires="wps">
            <w:drawing>
              <wp:anchor distT="0" distB="0" distL="114300" distR="114300" simplePos="0" relativeHeight="486817792" behindDoc="1" locked="0" layoutInCell="1" allowOverlap="1">
                <wp:simplePos x="0" y="0"/>
                <wp:positionH relativeFrom="page">
                  <wp:posOffset>636905</wp:posOffset>
                </wp:positionH>
                <wp:positionV relativeFrom="page">
                  <wp:posOffset>914400</wp:posOffset>
                </wp:positionV>
                <wp:extent cx="6677025" cy="8458200"/>
                <wp:effectExtent l="0" t="0" r="0" b="0"/>
                <wp:wrapNone/>
                <wp:docPr id="51"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7025" cy="8458200"/>
                        </a:xfrm>
                        <a:custGeom>
                          <a:avLst/>
                          <a:gdLst>
                            <a:gd name="T0" fmla="+- 0 11518 1003"/>
                            <a:gd name="T1" fmla="*/ T0 w 10515"/>
                            <a:gd name="T2" fmla="+- 0 1440 1440"/>
                            <a:gd name="T3" fmla="*/ 1440 h 13320"/>
                            <a:gd name="T4" fmla="+- 0 11498 1003"/>
                            <a:gd name="T5" fmla="*/ T4 w 10515"/>
                            <a:gd name="T6" fmla="+- 0 1440 1440"/>
                            <a:gd name="T7" fmla="*/ 1440 h 13320"/>
                            <a:gd name="T8" fmla="+- 0 11498 1003"/>
                            <a:gd name="T9" fmla="*/ T8 w 10515"/>
                            <a:gd name="T10" fmla="+- 0 1459 1440"/>
                            <a:gd name="T11" fmla="*/ 1459 h 13320"/>
                            <a:gd name="T12" fmla="+- 0 11498 1003"/>
                            <a:gd name="T13" fmla="*/ T12 w 10515"/>
                            <a:gd name="T14" fmla="+- 0 1560 1440"/>
                            <a:gd name="T15" fmla="*/ 1560 h 13320"/>
                            <a:gd name="T16" fmla="+- 0 11498 1003"/>
                            <a:gd name="T17" fmla="*/ T16 w 10515"/>
                            <a:gd name="T18" fmla="+- 0 14740 1440"/>
                            <a:gd name="T19" fmla="*/ 14740 h 13320"/>
                            <a:gd name="T20" fmla="+- 0 1022 1003"/>
                            <a:gd name="T21" fmla="*/ T20 w 10515"/>
                            <a:gd name="T22" fmla="+- 0 14740 1440"/>
                            <a:gd name="T23" fmla="*/ 14740 h 13320"/>
                            <a:gd name="T24" fmla="+- 0 1022 1003"/>
                            <a:gd name="T25" fmla="*/ T24 w 10515"/>
                            <a:gd name="T26" fmla="+- 0 1560 1440"/>
                            <a:gd name="T27" fmla="*/ 1560 h 13320"/>
                            <a:gd name="T28" fmla="+- 0 1022 1003"/>
                            <a:gd name="T29" fmla="*/ T28 w 10515"/>
                            <a:gd name="T30" fmla="+- 0 1459 1440"/>
                            <a:gd name="T31" fmla="*/ 1459 h 13320"/>
                            <a:gd name="T32" fmla="+- 0 11498 1003"/>
                            <a:gd name="T33" fmla="*/ T32 w 10515"/>
                            <a:gd name="T34" fmla="+- 0 1459 1440"/>
                            <a:gd name="T35" fmla="*/ 1459 h 13320"/>
                            <a:gd name="T36" fmla="+- 0 11498 1003"/>
                            <a:gd name="T37" fmla="*/ T36 w 10515"/>
                            <a:gd name="T38" fmla="+- 0 1440 1440"/>
                            <a:gd name="T39" fmla="*/ 1440 h 13320"/>
                            <a:gd name="T40" fmla="+- 0 1022 1003"/>
                            <a:gd name="T41" fmla="*/ T40 w 10515"/>
                            <a:gd name="T42" fmla="+- 0 1440 1440"/>
                            <a:gd name="T43" fmla="*/ 1440 h 13320"/>
                            <a:gd name="T44" fmla="+- 0 1003 1003"/>
                            <a:gd name="T45" fmla="*/ T44 w 10515"/>
                            <a:gd name="T46" fmla="+- 0 1440 1440"/>
                            <a:gd name="T47" fmla="*/ 1440 h 13320"/>
                            <a:gd name="T48" fmla="+- 0 1003 1003"/>
                            <a:gd name="T49" fmla="*/ T48 w 10515"/>
                            <a:gd name="T50" fmla="+- 0 1459 1440"/>
                            <a:gd name="T51" fmla="*/ 1459 h 13320"/>
                            <a:gd name="T52" fmla="+- 0 1003 1003"/>
                            <a:gd name="T53" fmla="*/ T52 w 10515"/>
                            <a:gd name="T54" fmla="+- 0 1560 1440"/>
                            <a:gd name="T55" fmla="*/ 1560 h 13320"/>
                            <a:gd name="T56" fmla="+- 0 1003 1003"/>
                            <a:gd name="T57" fmla="*/ T56 w 10515"/>
                            <a:gd name="T58" fmla="+- 0 14740 1440"/>
                            <a:gd name="T59" fmla="*/ 14740 h 13320"/>
                            <a:gd name="T60" fmla="+- 0 1003 1003"/>
                            <a:gd name="T61" fmla="*/ T60 w 10515"/>
                            <a:gd name="T62" fmla="+- 0 14760 1440"/>
                            <a:gd name="T63" fmla="*/ 14760 h 13320"/>
                            <a:gd name="T64" fmla="+- 0 1022 1003"/>
                            <a:gd name="T65" fmla="*/ T64 w 10515"/>
                            <a:gd name="T66" fmla="+- 0 14760 1440"/>
                            <a:gd name="T67" fmla="*/ 14760 h 13320"/>
                            <a:gd name="T68" fmla="+- 0 11498 1003"/>
                            <a:gd name="T69" fmla="*/ T68 w 10515"/>
                            <a:gd name="T70" fmla="+- 0 14760 1440"/>
                            <a:gd name="T71" fmla="*/ 14760 h 13320"/>
                            <a:gd name="T72" fmla="+- 0 11518 1003"/>
                            <a:gd name="T73" fmla="*/ T72 w 10515"/>
                            <a:gd name="T74" fmla="+- 0 14760 1440"/>
                            <a:gd name="T75" fmla="*/ 14760 h 13320"/>
                            <a:gd name="T76" fmla="+- 0 11518 1003"/>
                            <a:gd name="T77" fmla="*/ T76 w 10515"/>
                            <a:gd name="T78" fmla="+- 0 14740 1440"/>
                            <a:gd name="T79" fmla="*/ 14740 h 13320"/>
                            <a:gd name="T80" fmla="+- 0 11518 1003"/>
                            <a:gd name="T81" fmla="*/ T80 w 10515"/>
                            <a:gd name="T82" fmla="+- 0 1560 1440"/>
                            <a:gd name="T83" fmla="*/ 1560 h 13320"/>
                            <a:gd name="T84" fmla="+- 0 11518 1003"/>
                            <a:gd name="T85" fmla="*/ T84 w 10515"/>
                            <a:gd name="T86" fmla="+- 0 1459 1440"/>
                            <a:gd name="T87" fmla="*/ 1459 h 13320"/>
                            <a:gd name="T88" fmla="+- 0 11518 1003"/>
                            <a:gd name="T89" fmla="*/ T88 w 10515"/>
                            <a:gd name="T90" fmla="+- 0 1440 1440"/>
                            <a:gd name="T91" fmla="*/ 1440 h 13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515" h="13320">
                              <a:moveTo>
                                <a:pt x="10515" y="0"/>
                              </a:moveTo>
                              <a:lnTo>
                                <a:pt x="10495" y="0"/>
                              </a:lnTo>
                              <a:lnTo>
                                <a:pt x="10495" y="19"/>
                              </a:lnTo>
                              <a:lnTo>
                                <a:pt x="10495" y="120"/>
                              </a:lnTo>
                              <a:lnTo>
                                <a:pt x="10495" y="13300"/>
                              </a:lnTo>
                              <a:lnTo>
                                <a:pt x="19" y="13300"/>
                              </a:lnTo>
                              <a:lnTo>
                                <a:pt x="19" y="120"/>
                              </a:lnTo>
                              <a:lnTo>
                                <a:pt x="19" y="19"/>
                              </a:lnTo>
                              <a:lnTo>
                                <a:pt x="10495" y="19"/>
                              </a:lnTo>
                              <a:lnTo>
                                <a:pt x="10495" y="0"/>
                              </a:lnTo>
                              <a:lnTo>
                                <a:pt x="19" y="0"/>
                              </a:lnTo>
                              <a:lnTo>
                                <a:pt x="0" y="0"/>
                              </a:lnTo>
                              <a:lnTo>
                                <a:pt x="0" y="19"/>
                              </a:lnTo>
                              <a:lnTo>
                                <a:pt x="0" y="120"/>
                              </a:lnTo>
                              <a:lnTo>
                                <a:pt x="0" y="13300"/>
                              </a:lnTo>
                              <a:lnTo>
                                <a:pt x="0" y="13320"/>
                              </a:lnTo>
                              <a:lnTo>
                                <a:pt x="19" y="13320"/>
                              </a:lnTo>
                              <a:lnTo>
                                <a:pt x="10495" y="13320"/>
                              </a:lnTo>
                              <a:lnTo>
                                <a:pt x="10515" y="13320"/>
                              </a:lnTo>
                              <a:lnTo>
                                <a:pt x="10515" y="13300"/>
                              </a:lnTo>
                              <a:lnTo>
                                <a:pt x="10515" y="120"/>
                              </a:lnTo>
                              <a:lnTo>
                                <a:pt x="10515" y="19"/>
                              </a:lnTo>
                              <a:lnTo>
                                <a:pt x="105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3FFD7" id="Freeform 7" o:spid="_x0000_s1026" style="position:absolute;margin-left:50.15pt;margin-top:1in;width:525.75pt;height:666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15,1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" path="m10515,r-20,l10495,19r,101l10495,13300r-10476,l19,120,19,19r10476,l10495,,19,,,,,19,,120,,13300r,20l19,13320r10476,l10515,13320r,-20l10515,120r,-101l10515,xe" fillcolor="black" stroked="f">
                <v:path arrowok="t" o:connecttype="custom" o:connectlocs="6677025,914400;6664325,914400;6664325,926465;6664325,990600;6664325,9359900;12065,9359900;12065,990600;12065,926465;6664325,926465;6664325,914400;12065,914400;0,914400;0,926465;0,990600;0,9359900;0,9372600;12065,9372600;6664325,9372600;6677025,9372600;6677025,9359900;6677025,990600;6677025,926465;6677025,914400" o:connectangles="0,0,0,0,0,0,0,0,0,0,0,0,0,0,0,0,0,0,0,0,0,0,0"/>
                <w10:wrap anchorx="page" anchory="page"/>
              </v:shape>
            </w:pict>
          </mc:Fallback>
        </mc:AlternateContent>
      </w:r>
    </w:p>
    <w:p w:rsidR="00DA6855" w:rsidRDefault="00AF5842">
      <w:pPr>
        <w:pStyle w:val="BodyText"/>
        <w:ind w:left="213"/>
        <w:rPr>
          <w:sz w:val="20"/>
        </w:rPr>
      </w:pPr>
      <w:r>
        <w:rPr>
          <w:noProof/>
          <w:sz w:val="20"/>
        </w:rPr>
        <mc:AlternateContent>
          <mc:Choice Requires="wps">
            <w:drawing>
              <wp:inline distT="0" distB="0" distL="0" distR="0">
                <wp:extent cx="6059170" cy="365760"/>
                <wp:effectExtent l="11430" t="9525" r="6350" b="5715"/>
                <wp:docPr id="50"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365760"/>
                        </a:xfrm>
                        <a:prstGeom prst="rect">
                          <a:avLst/>
                        </a:prstGeom>
                        <a:solidFill>
                          <a:srgbClr val="C45811"/>
                        </a:solidFill>
                        <a:ln w="6096">
                          <a:solidFill>
                            <a:srgbClr val="000000"/>
                          </a:solidFill>
                          <a:miter lim="800000"/>
                          <a:headEnd/>
                          <a:tailEnd/>
                        </a:ln>
                      </wps:spPr>
                      <wps:txbx>
                        <w:txbxContent>
                          <w:p w:rsidR="00660AD9" w:rsidRDefault="00660AD9">
                            <w:pPr>
                              <w:spacing w:line="227" w:lineRule="exact"/>
                              <w:ind w:left="1183"/>
                              <w:rPr>
                                <w:b/>
                                <w:sz w:val="20"/>
                              </w:rPr>
                            </w:pPr>
                            <w:r>
                              <w:rPr>
                                <w:b/>
                                <w:sz w:val="20"/>
                              </w:rPr>
                              <w:t>C.</w:t>
                            </w:r>
                            <w:r>
                              <w:rPr>
                                <w:b/>
                                <w:spacing w:val="-3"/>
                                <w:sz w:val="20"/>
                              </w:rPr>
                              <w:t xml:space="preserve"> </w:t>
                            </w:r>
                            <w:r>
                              <w:rPr>
                                <w:b/>
                                <w:sz w:val="20"/>
                              </w:rPr>
                              <w:t>PROBLEM</w:t>
                            </w:r>
                            <w:r>
                              <w:rPr>
                                <w:b/>
                                <w:spacing w:val="2"/>
                                <w:sz w:val="20"/>
                              </w:rPr>
                              <w:t xml:space="preserve"> </w:t>
                            </w:r>
                            <w:r>
                              <w:rPr>
                                <w:b/>
                                <w:sz w:val="20"/>
                              </w:rPr>
                              <w:t>BASED</w:t>
                            </w:r>
                            <w:r>
                              <w:rPr>
                                <w:b/>
                                <w:spacing w:val="-3"/>
                                <w:sz w:val="20"/>
                              </w:rPr>
                              <w:t xml:space="preserve"> </w:t>
                            </w:r>
                            <w:r>
                              <w:rPr>
                                <w:b/>
                                <w:sz w:val="20"/>
                              </w:rPr>
                              <w:t>LEARNING</w:t>
                            </w:r>
                          </w:p>
                        </w:txbxContent>
                      </wps:txbx>
                      <wps:bodyPr rot="0" vert="horz" wrap="square" lIns="0" tIns="0" rIns="0" bIns="0" anchor="t" anchorCtr="0" upright="1">
                        <a:noAutofit/>
                      </wps:bodyPr>
                    </wps:wsp>
                  </a:graphicData>
                </a:graphic>
              </wp:inline>
            </w:drawing>
          </mc:Choice>
          <mc:Fallback>
            <w:pict>
              <v:shape id="Text Box 135" o:spid="_x0000_s1059" type="#_x0000_t202" style="width:477.1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" fillcolor="#c45811" strokeweight=".48pt">
                <v:textbox inset="0,0,0,0">
                  <w:txbxContent>
                    <w:p w:rsidR="00660AD9" w:rsidRDefault="00660AD9">
                      <w:pPr>
                        <w:spacing w:line="227" w:lineRule="exact"/>
                        <w:ind w:left="1183"/>
                        <w:rPr>
                          <w:b/>
                          <w:sz w:val="20"/>
                        </w:rPr>
                      </w:pPr>
                      <w:r>
                        <w:rPr>
                          <w:b/>
                          <w:sz w:val="20"/>
                        </w:rPr>
                        <w:t>C.</w:t>
                      </w:r>
                      <w:r>
                        <w:rPr>
                          <w:b/>
                          <w:spacing w:val="-3"/>
                          <w:sz w:val="20"/>
                        </w:rPr>
                        <w:t xml:space="preserve"> </w:t>
                      </w:r>
                      <w:r>
                        <w:rPr>
                          <w:b/>
                          <w:sz w:val="20"/>
                        </w:rPr>
                        <w:t>PROBLEM</w:t>
                      </w:r>
                      <w:r>
                        <w:rPr>
                          <w:b/>
                          <w:spacing w:val="2"/>
                          <w:sz w:val="20"/>
                        </w:rPr>
                        <w:t xml:space="preserve"> </w:t>
                      </w:r>
                      <w:r>
                        <w:rPr>
                          <w:b/>
                          <w:sz w:val="20"/>
                        </w:rPr>
                        <w:t>BASED</w:t>
                      </w:r>
                      <w:r>
                        <w:rPr>
                          <w:b/>
                          <w:spacing w:val="-3"/>
                          <w:sz w:val="20"/>
                        </w:rPr>
                        <w:t xml:space="preserve"> </w:t>
                      </w:r>
                      <w:r>
                        <w:rPr>
                          <w:b/>
                          <w:sz w:val="20"/>
                        </w:rPr>
                        <w:t>LEARNING</w:t>
                      </w:r>
                    </w:p>
                  </w:txbxContent>
                </v:textbox>
                <w10:anchorlock/>
              </v:shape>
            </w:pict>
          </mc:Fallback>
        </mc:AlternateContent>
      </w:r>
    </w:p>
    <w:p w:rsidR="00DA6855" w:rsidRDefault="00DA6855">
      <w:pPr>
        <w:pStyle w:val="BodyText"/>
        <w:rPr>
          <w:sz w:val="20"/>
        </w:rPr>
      </w:pPr>
    </w:p>
    <w:p w:rsidR="00DA6855" w:rsidRDefault="00DA6855">
      <w:pPr>
        <w:pStyle w:val="BodyText"/>
        <w:rPr>
          <w:sz w:val="20"/>
        </w:rPr>
      </w:pPr>
    </w:p>
    <w:p w:rsidR="00DA6855" w:rsidRDefault="00AF5842">
      <w:pPr>
        <w:pStyle w:val="BodyText"/>
        <w:spacing w:before="1"/>
        <w:rPr>
          <w:sz w:val="19"/>
        </w:rPr>
      </w:pPr>
      <w:r>
        <w:rPr>
          <w:noProof/>
        </w:rPr>
        <mc:AlternateContent>
          <mc:Choice Requires="wps">
            <w:drawing>
              <wp:anchor distT="0" distB="0" distL="0" distR="0" simplePos="0" relativeHeight="487624192" behindDoc="1" locked="0" layoutInCell="1" allowOverlap="1">
                <wp:simplePos x="0" y="0"/>
                <wp:positionH relativeFrom="page">
                  <wp:posOffset>916940</wp:posOffset>
                </wp:positionH>
                <wp:positionV relativeFrom="paragraph">
                  <wp:posOffset>169545</wp:posOffset>
                </wp:positionV>
                <wp:extent cx="5791200" cy="1314450"/>
                <wp:effectExtent l="0" t="0" r="0" b="0"/>
                <wp:wrapTopAndBottom/>
                <wp:docPr id="4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3144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60AD9" w:rsidRDefault="00660AD9">
                            <w:pPr>
                              <w:pStyle w:val="BodyText"/>
                              <w:spacing w:before="70" w:line="276" w:lineRule="auto"/>
                              <w:ind w:left="144" w:right="135"/>
                              <w:jc w:val="both"/>
                            </w:pPr>
                            <w:proofErr w:type="spellStart"/>
                            <w:r>
                              <w:t>En</w:t>
                            </w:r>
                            <w:proofErr w:type="spellEnd"/>
                            <w:r>
                              <w:t xml:space="preserve"> </w:t>
                            </w:r>
                            <w:proofErr w:type="spellStart"/>
                            <w:r>
                              <w:t>Fahmi</w:t>
                            </w:r>
                            <w:proofErr w:type="spellEnd"/>
                            <w:r>
                              <w:t xml:space="preserve"> Room is very hot. He bought a fan to solve the problem. However, he is not</w:t>
                            </w:r>
                            <w:r>
                              <w:rPr>
                                <w:spacing w:val="1"/>
                              </w:rPr>
                              <w:t xml:space="preserve"> </w:t>
                            </w:r>
                            <w:r>
                              <w:t xml:space="preserve">satisfied with the fan system. The fan needs to be ON and OFF manually. Help </w:t>
                            </w:r>
                            <w:proofErr w:type="spellStart"/>
                            <w:r>
                              <w:t>En</w:t>
                            </w:r>
                            <w:proofErr w:type="spellEnd"/>
                            <w:r>
                              <w:t xml:space="preserve"> </w:t>
                            </w:r>
                            <w:proofErr w:type="spellStart"/>
                            <w:r>
                              <w:t>Fahmi</w:t>
                            </w:r>
                            <w:proofErr w:type="spellEnd"/>
                            <w:r>
                              <w:rPr>
                                <w:spacing w:val="1"/>
                              </w:rPr>
                              <w:t xml:space="preserve"> </w:t>
                            </w:r>
                            <w:r>
                              <w:t>build</w:t>
                            </w:r>
                            <w:r>
                              <w:rPr>
                                <w:spacing w:val="-1"/>
                              </w:rPr>
                              <w:t xml:space="preserve"> </w:t>
                            </w:r>
                            <w:r>
                              <w:t>a</w:t>
                            </w:r>
                            <w:r>
                              <w:rPr>
                                <w:spacing w:val="1"/>
                              </w:rPr>
                              <w:t xml:space="preserve"> </w:t>
                            </w:r>
                            <w:r>
                              <w:t>system</w:t>
                            </w:r>
                            <w:r>
                              <w:rPr>
                                <w:spacing w:val="-1"/>
                              </w:rPr>
                              <w:t xml:space="preserve"> </w:t>
                            </w:r>
                            <w:r>
                              <w:t>to</w:t>
                            </w:r>
                            <w:r>
                              <w:rPr>
                                <w:spacing w:val="-2"/>
                              </w:rPr>
                              <w:t xml:space="preserve"> </w:t>
                            </w:r>
                            <w:r>
                              <w:t>control</w:t>
                            </w:r>
                            <w:r>
                              <w:rPr>
                                <w:spacing w:val="-3"/>
                              </w:rPr>
                              <w:t xml:space="preserve"> </w:t>
                            </w:r>
                            <w:r>
                              <w:t>the</w:t>
                            </w:r>
                            <w:r>
                              <w:rPr>
                                <w:spacing w:val="-1"/>
                              </w:rPr>
                              <w:t xml:space="preserve"> </w:t>
                            </w:r>
                            <w:r>
                              <w:t>fan</w:t>
                            </w:r>
                            <w:r>
                              <w:rPr>
                                <w:spacing w:val="-1"/>
                              </w:rPr>
                              <w:t xml:space="preserve"> </w:t>
                            </w:r>
                            <w:r>
                              <w:t>using</w:t>
                            </w:r>
                            <w:r>
                              <w:rPr>
                                <w:spacing w:val="-4"/>
                              </w:rPr>
                              <w:t xml:space="preserve"> </w:t>
                            </w:r>
                            <w:r>
                              <w:t>Web</w:t>
                            </w:r>
                            <w:r>
                              <w:rPr>
                                <w:spacing w:val="-2"/>
                              </w:rPr>
                              <w:t xml:space="preserve"> </w:t>
                            </w:r>
                            <w:r>
                              <w:t>Browser</w:t>
                            </w:r>
                            <w:r>
                              <w:rPr>
                                <w:spacing w:val="1"/>
                              </w:rPr>
                              <w:t xml:space="preserve"> </w:t>
                            </w:r>
                            <w:r>
                              <w:t>with the</w:t>
                            </w:r>
                            <w:r>
                              <w:rPr>
                                <w:spacing w:val="-2"/>
                              </w:rPr>
                              <w:t xml:space="preserve"> </w:t>
                            </w:r>
                            <w:r>
                              <w:t>condition:</w:t>
                            </w:r>
                          </w:p>
                          <w:p w:rsidR="00660AD9" w:rsidRDefault="00660AD9">
                            <w:pPr>
                              <w:spacing w:line="249" w:lineRule="exact"/>
                              <w:ind w:left="144"/>
                              <w:jc w:val="both"/>
                              <w:rPr>
                                <w:b/>
                              </w:rPr>
                            </w:pPr>
                            <w:r>
                              <w:rPr>
                                <w:b/>
                              </w:rPr>
                              <w:t>If</w:t>
                            </w:r>
                            <w:r>
                              <w:rPr>
                                <w:b/>
                                <w:spacing w:val="-1"/>
                              </w:rPr>
                              <w:t xml:space="preserve"> </w:t>
                            </w:r>
                            <w:r>
                              <w:rPr>
                                <w:b/>
                              </w:rPr>
                              <w:t>temperature</w:t>
                            </w:r>
                            <w:r>
                              <w:rPr>
                                <w:b/>
                                <w:spacing w:val="-1"/>
                              </w:rPr>
                              <w:t xml:space="preserve"> </w:t>
                            </w:r>
                            <w:r>
                              <w:rPr>
                                <w:b/>
                              </w:rPr>
                              <w:t>&gt;28,</w:t>
                            </w:r>
                            <w:r>
                              <w:rPr>
                                <w:b/>
                                <w:spacing w:val="-1"/>
                              </w:rPr>
                              <w:t xml:space="preserve"> </w:t>
                            </w:r>
                            <w:r>
                              <w:rPr>
                                <w:b/>
                              </w:rPr>
                              <w:t>led</w:t>
                            </w:r>
                            <w:r>
                              <w:rPr>
                                <w:b/>
                                <w:spacing w:val="-4"/>
                              </w:rPr>
                              <w:t xml:space="preserve"> </w:t>
                            </w:r>
                            <w:r>
                              <w:rPr>
                                <w:b/>
                              </w:rPr>
                              <w:t>is ON, fan</w:t>
                            </w:r>
                            <w:r>
                              <w:rPr>
                                <w:b/>
                                <w:spacing w:val="-1"/>
                              </w:rPr>
                              <w:t xml:space="preserve"> </w:t>
                            </w:r>
                            <w:r>
                              <w:rPr>
                                <w:b/>
                              </w:rPr>
                              <w:t>is</w:t>
                            </w:r>
                            <w:r>
                              <w:rPr>
                                <w:b/>
                                <w:spacing w:val="-2"/>
                              </w:rPr>
                              <w:t xml:space="preserve"> </w:t>
                            </w:r>
                            <w:r>
                              <w:rPr>
                                <w:b/>
                              </w:rPr>
                              <w:t>ON</w:t>
                            </w:r>
                          </w:p>
                          <w:p w:rsidR="00660AD9" w:rsidRDefault="00660AD9">
                            <w:pPr>
                              <w:pStyle w:val="BodyText"/>
                              <w:spacing w:before="4"/>
                              <w:rPr>
                                <w:b/>
                                <w:sz w:val="29"/>
                              </w:rPr>
                            </w:pPr>
                          </w:p>
                          <w:p w:rsidR="00660AD9" w:rsidRDefault="00660AD9">
                            <w:pPr>
                              <w:ind w:left="144"/>
                              <w:jc w:val="both"/>
                              <w:rPr>
                                <w:b/>
                              </w:rPr>
                            </w:pPr>
                            <w:r>
                              <w:rPr>
                                <w:b/>
                              </w:rPr>
                              <w:t>If</w:t>
                            </w:r>
                            <w:r>
                              <w:rPr>
                                <w:b/>
                                <w:spacing w:val="-1"/>
                              </w:rPr>
                              <w:t xml:space="preserve"> </w:t>
                            </w:r>
                            <w:r>
                              <w:rPr>
                                <w:b/>
                              </w:rPr>
                              <w:t>temperature</w:t>
                            </w:r>
                            <w:r>
                              <w:rPr>
                                <w:b/>
                                <w:spacing w:val="-1"/>
                              </w:rPr>
                              <w:t xml:space="preserve"> </w:t>
                            </w:r>
                            <w:r>
                              <w:rPr>
                                <w:b/>
                              </w:rPr>
                              <w:t>&lt;28,</w:t>
                            </w:r>
                            <w:r>
                              <w:rPr>
                                <w:b/>
                                <w:spacing w:val="-1"/>
                              </w:rPr>
                              <w:t xml:space="preserve"> </w:t>
                            </w:r>
                            <w:r>
                              <w:rPr>
                                <w:b/>
                              </w:rPr>
                              <w:t>led</w:t>
                            </w:r>
                            <w:r>
                              <w:rPr>
                                <w:b/>
                                <w:spacing w:val="-4"/>
                              </w:rPr>
                              <w:t xml:space="preserve"> </w:t>
                            </w:r>
                            <w:r>
                              <w:rPr>
                                <w:b/>
                              </w:rPr>
                              <w:t>is</w:t>
                            </w:r>
                            <w:r>
                              <w:rPr>
                                <w:b/>
                                <w:spacing w:val="-1"/>
                              </w:rPr>
                              <w:t xml:space="preserve"> </w:t>
                            </w:r>
                            <w:r>
                              <w:rPr>
                                <w:b/>
                              </w:rPr>
                              <w:t>OFF, fan</w:t>
                            </w:r>
                            <w:r>
                              <w:rPr>
                                <w:b/>
                                <w:spacing w:val="-2"/>
                              </w:rPr>
                              <w:t xml:space="preserve"> </w:t>
                            </w:r>
                            <w:r>
                              <w:rPr>
                                <w:b/>
                              </w:rPr>
                              <w:t>is</w:t>
                            </w:r>
                            <w:r>
                              <w:rPr>
                                <w:b/>
                                <w:spacing w:val="-3"/>
                              </w:rPr>
                              <w:t xml:space="preserve"> </w:t>
                            </w:r>
                            <w:r>
                              <w:rPr>
                                <w:b/>
                              </w:rPr>
                              <w:t>OFF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60" type="#_x0000_t202" style="position:absolute;margin-left:72.2pt;margin-top:13.35pt;width:456pt;height:103.5pt;z-index:-1569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" filled="f">
                <v:textbox inset="0,0,0,0">
                  <w:txbxContent>
                    <w:p w:rsidR="00660AD9" w:rsidRDefault="00660AD9">
                      <w:pPr>
                        <w:pStyle w:val="BodyText"/>
                        <w:spacing w:before="70" w:line="276" w:lineRule="auto"/>
                        <w:ind w:left="144" w:right="135"/>
                        <w:jc w:val="both"/>
                      </w:pPr>
                      <w:proofErr w:type="spellStart"/>
                      <w:r>
                        <w:t>En</w:t>
                      </w:r>
                      <w:proofErr w:type="spellEnd"/>
                      <w:r>
                        <w:t xml:space="preserve"> </w:t>
                      </w:r>
                      <w:proofErr w:type="spellStart"/>
                      <w:r>
                        <w:t>Fahmi</w:t>
                      </w:r>
                      <w:proofErr w:type="spellEnd"/>
                      <w:r>
                        <w:t xml:space="preserve"> Room is very hot. He bought a fan to solve the problem. However, he is not</w:t>
                      </w:r>
                      <w:r>
                        <w:rPr>
                          <w:spacing w:val="1"/>
                        </w:rPr>
                        <w:t xml:space="preserve"> </w:t>
                      </w:r>
                      <w:r>
                        <w:t xml:space="preserve">satisfied with the fan system. The fan needs to be ON and OFF manually. Help </w:t>
                      </w:r>
                      <w:proofErr w:type="spellStart"/>
                      <w:r>
                        <w:t>En</w:t>
                      </w:r>
                      <w:proofErr w:type="spellEnd"/>
                      <w:r>
                        <w:t xml:space="preserve"> </w:t>
                      </w:r>
                      <w:proofErr w:type="spellStart"/>
                      <w:r>
                        <w:t>Fahmi</w:t>
                      </w:r>
                      <w:proofErr w:type="spellEnd"/>
                      <w:r>
                        <w:rPr>
                          <w:spacing w:val="1"/>
                        </w:rPr>
                        <w:t xml:space="preserve"> </w:t>
                      </w:r>
                      <w:r>
                        <w:t>build</w:t>
                      </w:r>
                      <w:r>
                        <w:rPr>
                          <w:spacing w:val="-1"/>
                        </w:rPr>
                        <w:t xml:space="preserve"> </w:t>
                      </w:r>
                      <w:r>
                        <w:t>a</w:t>
                      </w:r>
                      <w:r>
                        <w:rPr>
                          <w:spacing w:val="1"/>
                        </w:rPr>
                        <w:t xml:space="preserve"> </w:t>
                      </w:r>
                      <w:r>
                        <w:t>system</w:t>
                      </w:r>
                      <w:r>
                        <w:rPr>
                          <w:spacing w:val="-1"/>
                        </w:rPr>
                        <w:t xml:space="preserve"> </w:t>
                      </w:r>
                      <w:r>
                        <w:t>to</w:t>
                      </w:r>
                      <w:r>
                        <w:rPr>
                          <w:spacing w:val="-2"/>
                        </w:rPr>
                        <w:t xml:space="preserve"> </w:t>
                      </w:r>
                      <w:r>
                        <w:t>control</w:t>
                      </w:r>
                      <w:r>
                        <w:rPr>
                          <w:spacing w:val="-3"/>
                        </w:rPr>
                        <w:t xml:space="preserve"> </w:t>
                      </w:r>
                      <w:r>
                        <w:t>the</w:t>
                      </w:r>
                      <w:r>
                        <w:rPr>
                          <w:spacing w:val="-1"/>
                        </w:rPr>
                        <w:t xml:space="preserve"> </w:t>
                      </w:r>
                      <w:r>
                        <w:t>fan</w:t>
                      </w:r>
                      <w:r>
                        <w:rPr>
                          <w:spacing w:val="-1"/>
                        </w:rPr>
                        <w:t xml:space="preserve"> </w:t>
                      </w:r>
                      <w:r>
                        <w:t>using</w:t>
                      </w:r>
                      <w:r>
                        <w:rPr>
                          <w:spacing w:val="-4"/>
                        </w:rPr>
                        <w:t xml:space="preserve"> </w:t>
                      </w:r>
                      <w:r>
                        <w:t>Web</w:t>
                      </w:r>
                      <w:r>
                        <w:rPr>
                          <w:spacing w:val="-2"/>
                        </w:rPr>
                        <w:t xml:space="preserve"> </w:t>
                      </w:r>
                      <w:r>
                        <w:t>Browser</w:t>
                      </w:r>
                      <w:r>
                        <w:rPr>
                          <w:spacing w:val="1"/>
                        </w:rPr>
                        <w:t xml:space="preserve"> </w:t>
                      </w:r>
                      <w:r>
                        <w:t>with the</w:t>
                      </w:r>
                      <w:r>
                        <w:rPr>
                          <w:spacing w:val="-2"/>
                        </w:rPr>
                        <w:t xml:space="preserve"> </w:t>
                      </w:r>
                      <w:r>
                        <w:t>condition:</w:t>
                      </w:r>
                    </w:p>
                    <w:p w:rsidR="00660AD9" w:rsidRDefault="00660AD9">
                      <w:pPr>
                        <w:spacing w:line="249" w:lineRule="exact"/>
                        <w:ind w:left="144"/>
                        <w:jc w:val="both"/>
                        <w:rPr>
                          <w:b/>
                        </w:rPr>
                      </w:pPr>
                      <w:r>
                        <w:rPr>
                          <w:b/>
                        </w:rPr>
                        <w:t>If</w:t>
                      </w:r>
                      <w:r>
                        <w:rPr>
                          <w:b/>
                          <w:spacing w:val="-1"/>
                        </w:rPr>
                        <w:t xml:space="preserve"> </w:t>
                      </w:r>
                      <w:r>
                        <w:rPr>
                          <w:b/>
                        </w:rPr>
                        <w:t>temperature</w:t>
                      </w:r>
                      <w:r>
                        <w:rPr>
                          <w:b/>
                          <w:spacing w:val="-1"/>
                        </w:rPr>
                        <w:t xml:space="preserve"> </w:t>
                      </w:r>
                      <w:r>
                        <w:rPr>
                          <w:b/>
                        </w:rPr>
                        <w:t>&gt;28,</w:t>
                      </w:r>
                      <w:r>
                        <w:rPr>
                          <w:b/>
                          <w:spacing w:val="-1"/>
                        </w:rPr>
                        <w:t xml:space="preserve"> </w:t>
                      </w:r>
                      <w:r>
                        <w:rPr>
                          <w:b/>
                        </w:rPr>
                        <w:t>led</w:t>
                      </w:r>
                      <w:r>
                        <w:rPr>
                          <w:b/>
                          <w:spacing w:val="-4"/>
                        </w:rPr>
                        <w:t xml:space="preserve"> </w:t>
                      </w:r>
                      <w:r>
                        <w:rPr>
                          <w:b/>
                        </w:rPr>
                        <w:t>is ON, fan</w:t>
                      </w:r>
                      <w:r>
                        <w:rPr>
                          <w:b/>
                          <w:spacing w:val="-1"/>
                        </w:rPr>
                        <w:t xml:space="preserve"> </w:t>
                      </w:r>
                      <w:r>
                        <w:rPr>
                          <w:b/>
                        </w:rPr>
                        <w:t>is</w:t>
                      </w:r>
                      <w:r>
                        <w:rPr>
                          <w:b/>
                          <w:spacing w:val="-2"/>
                        </w:rPr>
                        <w:t xml:space="preserve"> </w:t>
                      </w:r>
                      <w:r>
                        <w:rPr>
                          <w:b/>
                        </w:rPr>
                        <w:t>ON</w:t>
                      </w:r>
                    </w:p>
                    <w:p w:rsidR="00660AD9" w:rsidRDefault="00660AD9">
                      <w:pPr>
                        <w:pStyle w:val="BodyText"/>
                        <w:spacing w:before="4"/>
                        <w:rPr>
                          <w:b/>
                          <w:sz w:val="29"/>
                        </w:rPr>
                      </w:pPr>
                    </w:p>
                    <w:p w:rsidR="00660AD9" w:rsidRDefault="00660AD9">
                      <w:pPr>
                        <w:ind w:left="144"/>
                        <w:jc w:val="both"/>
                        <w:rPr>
                          <w:b/>
                        </w:rPr>
                      </w:pPr>
                      <w:r>
                        <w:rPr>
                          <w:b/>
                        </w:rPr>
                        <w:t>If</w:t>
                      </w:r>
                      <w:r>
                        <w:rPr>
                          <w:b/>
                          <w:spacing w:val="-1"/>
                        </w:rPr>
                        <w:t xml:space="preserve"> </w:t>
                      </w:r>
                      <w:r>
                        <w:rPr>
                          <w:b/>
                        </w:rPr>
                        <w:t>temperature</w:t>
                      </w:r>
                      <w:r>
                        <w:rPr>
                          <w:b/>
                          <w:spacing w:val="-1"/>
                        </w:rPr>
                        <w:t xml:space="preserve"> </w:t>
                      </w:r>
                      <w:r>
                        <w:rPr>
                          <w:b/>
                        </w:rPr>
                        <w:t>&lt;28,</w:t>
                      </w:r>
                      <w:r>
                        <w:rPr>
                          <w:b/>
                          <w:spacing w:val="-1"/>
                        </w:rPr>
                        <w:t xml:space="preserve"> </w:t>
                      </w:r>
                      <w:r>
                        <w:rPr>
                          <w:b/>
                        </w:rPr>
                        <w:t>led</w:t>
                      </w:r>
                      <w:r>
                        <w:rPr>
                          <w:b/>
                          <w:spacing w:val="-4"/>
                        </w:rPr>
                        <w:t xml:space="preserve"> </w:t>
                      </w:r>
                      <w:r>
                        <w:rPr>
                          <w:b/>
                        </w:rPr>
                        <w:t>is</w:t>
                      </w:r>
                      <w:r>
                        <w:rPr>
                          <w:b/>
                          <w:spacing w:val="-1"/>
                        </w:rPr>
                        <w:t xml:space="preserve"> </w:t>
                      </w:r>
                      <w:r>
                        <w:rPr>
                          <w:b/>
                        </w:rPr>
                        <w:t>OFF, fan</w:t>
                      </w:r>
                      <w:r>
                        <w:rPr>
                          <w:b/>
                          <w:spacing w:val="-2"/>
                        </w:rPr>
                        <w:t xml:space="preserve"> </w:t>
                      </w:r>
                      <w:r>
                        <w:rPr>
                          <w:b/>
                        </w:rPr>
                        <w:t>is</w:t>
                      </w:r>
                      <w:r>
                        <w:rPr>
                          <w:b/>
                          <w:spacing w:val="-3"/>
                        </w:rPr>
                        <w:t xml:space="preserve"> </w:t>
                      </w:r>
                      <w:r>
                        <w:rPr>
                          <w:b/>
                        </w:rPr>
                        <w:t>OFF</w:t>
                      </w:r>
                    </w:p>
                  </w:txbxContent>
                </v:textbox>
                <w10:wrap type="topAndBottom" anchorx="page"/>
              </v:shape>
            </w:pict>
          </mc:Fallback>
        </mc:AlternateContent>
      </w:r>
    </w:p>
    <w:p w:rsidR="00DA6855" w:rsidRDefault="00660AD9">
      <w:pPr>
        <w:pStyle w:val="ListParagraph"/>
        <w:numPr>
          <w:ilvl w:val="0"/>
          <w:numId w:val="2"/>
        </w:numPr>
        <w:tabs>
          <w:tab w:val="left" w:pos="351"/>
        </w:tabs>
        <w:spacing w:before="105"/>
        <w:ind w:right="880" w:firstLine="0"/>
      </w:pPr>
      <w:r>
        <w:t xml:space="preserve">Sketch the schematic using </w:t>
      </w:r>
      <w:proofErr w:type="spellStart"/>
      <w:r>
        <w:t>fritzing</w:t>
      </w:r>
      <w:proofErr w:type="spellEnd"/>
      <w:r>
        <w:t xml:space="preserve"> and write the code based on </w:t>
      </w:r>
      <w:r w:rsidR="00E26EA0">
        <w:rPr>
          <w:b/>
        </w:rPr>
        <w:t>PART A and PART B.</w:t>
      </w:r>
    </w:p>
    <w:p w:rsidR="00DA6855" w:rsidRDefault="00660AD9">
      <w:pPr>
        <w:pStyle w:val="ListParagraph"/>
        <w:numPr>
          <w:ilvl w:val="0"/>
          <w:numId w:val="2"/>
        </w:numPr>
        <w:tabs>
          <w:tab w:val="left" w:pos="351"/>
        </w:tabs>
        <w:spacing w:before="3" w:line="252" w:lineRule="exact"/>
        <w:ind w:left="350"/>
      </w:pPr>
      <w:r>
        <w:t>Create</w:t>
      </w:r>
      <w:r>
        <w:rPr>
          <w:spacing w:val="-1"/>
        </w:rPr>
        <w:t xml:space="preserve"> </w:t>
      </w:r>
      <w:r>
        <w:t>a</w:t>
      </w:r>
      <w:r>
        <w:rPr>
          <w:spacing w:val="-3"/>
        </w:rPr>
        <w:t xml:space="preserve"> </w:t>
      </w:r>
      <w:r>
        <w:t>table</w:t>
      </w:r>
      <w:r>
        <w:rPr>
          <w:spacing w:val="-5"/>
        </w:rPr>
        <w:t xml:space="preserve"> </w:t>
      </w:r>
      <w:r>
        <w:t>for input</w:t>
      </w:r>
      <w:r>
        <w:rPr>
          <w:spacing w:val="-4"/>
        </w:rPr>
        <w:t xml:space="preserve"> </w:t>
      </w:r>
      <w:r>
        <w:t>and</w:t>
      </w:r>
      <w:r>
        <w:rPr>
          <w:spacing w:val="-1"/>
        </w:rPr>
        <w:t xml:space="preserve"> </w:t>
      </w:r>
      <w:r>
        <w:t>output</w:t>
      </w:r>
      <w:r>
        <w:rPr>
          <w:spacing w:val="1"/>
        </w:rPr>
        <w:t xml:space="preserve"> </w:t>
      </w:r>
      <w:r>
        <w:t>Pin</w:t>
      </w:r>
      <w:r>
        <w:rPr>
          <w:spacing w:val="-1"/>
        </w:rPr>
        <w:t xml:space="preserve"> </w:t>
      </w:r>
      <w:r>
        <w:t>Connection</w:t>
      </w:r>
      <w:r>
        <w:rPr>
          <w:spacing w:val="-3"/>
        </w:rPr>
        <w:t xml:space="preserve"> </w:t>
      </w:r>
      <w:r>
        <w:t>for</w:t>
      </w:r>
      <w:r>
        <w:rPr>
          <w:spacing w:val="-2"/>
        </w:rPr>
        <w:t xml:space="preserve"> </w:t>
      </w:r>
      <w:r>
        <w:t>the</w:t>
      </w:r>
      <w:r>
        <w:rPr>
          <w:spacing w:val="-1"/>
        </w:rPr>
        <w:t xml:space="preserve"> </w:t>
      </w:r>
      <w:r>
        <w:t>project.</w:t>
      </w:r>
      <w:r>
        <w:rPr>
          <w:spacing w:val="5"/>
        </w:rPr>
        <w:t xml:space="preserve"> </w:t>
      </w:r>
      <w:r>
        <w:t>Refer</w:t>
      </w:r>
      <w:r>
        <w:rPr>
          <w:spacing w:val="-2"/>
        </w:rPr>
        <w:t xml:space="preserve"> </w:t>
      </w:r>
      <w:r>
        <w:t>to Practical</w:t>
      </w:r>
      <w:r>
        <w:rPr>
          <w:spacing w:val="-5"/>
        </w:rPr>
        <w:t xml:space="preserve"> </w:t>
      </w:r>
      <w:r>
        <w:t>Work 2</w:t>
      </w:r>
    </w:p>
    <w:p w:rsidR="00DA6855" w:rsidRDefault="00660AD9">
      <w:pPr>
        <w:pStyle w:val="ListParagraph"/>
        <w:numPr>
          <w:ilvl w:val="0"/>
          <w:numId w:val="2"/>
        </w:numPr>
        <w:tabs>
          <w:tab w:val="left" w:pos="351"/>
        </w:tabs>
        <w:spacing w:line="252" w:lineRule="exact"/>
        <w:ind w:left="350"/>
      </w:pPr>
      <w:r>
        <w:t>Use</w:t>
      </w:r>
      <w:r>
        <w:rPr>
          <w:spacing w:val="-3"/>
        </w:rPr>
        <w:t xml:space="preserve"> </w:t>
      </w:r>
      <w:r>
        <w:t>5v</w:t>
      </w:r>
      <w:r>
        <w:rPr>
          <w:spacing w:val="-2"/>
        </w:rPr>
        <w:t xml:space="preserve"> </w:t>
      </w:r>
      <w:r>
        <w:t>DC</w:t>
      </w:r>
      <w:r>
        <w:rPr>
          <w:spacing w:val="-1"/>
        </w:rPr>
        <w:t xml:space="preserve"> </w:t>
      </w:r>
      <w:r>
        <w:t>Motor</w:t>
      </w:r>
      <w:r>
        <w:rPr>
          <w:spacing w:val="-1"/>
        </w:rPr>
        <w:t xml:space="preserve"> </w:t>
      </w:r>
      <w:r>
        <w:t>for</w:t>
      </w:r>
      <w:r>
        <w:rPr>
          <w:spacing w:val="-1"/>
        </w:rPr>
        <w:t xml:space="preserve"> </w:t>
      </w:r>
      <w:r>
        <w:t>the</w:t>
      </w:r>
      <w:r>
        <w:rPr>
          <w:spacing w:val="-3"/>
        </w:rPr>
        <w:t xml:space="preserve"> </w:t>
      </w:r>
      <w:r>
        <w:t>fan.</w:t>
      </w:r>
    </w:p>
    <w:p w:rsidR="00DA6855" w:rsidRDefault="00660AD9">
      <w:pPr>
        <w:pStyle w:val="ListParagraph"/>
        <w:numPr>
          <w:ilvl w:val="0"/>
          <w:numId w:val="2"/>
        </w:numPr>
        <w:tabs>
          <w:tab w:val="left" w:pos="351"/>
        </w:tabs>
        <w:spacing w:line="252" w:lineRule="exact"/>
        <w:ind w:left="350"/>
        <w:rPr>
          <w:color w:val="393939"/>
        </w:rPr>
      </w:pPr>
      <w:r>
        <w:rPr>
          <w:color w:val="393939"/>
        </w:rPr>
        <w:t>Capture</w:t>
      </w:r>
      <w:r>
        <w:rPr>
          <w:color w:val="393939"/>
          <w:spacing w:val="-4"/>
        </w:rPr>
        <w:t xml:space="preserve"> </w:t>
      </w:r>
      <w:r>
        <w:rPr>
          <w:color w:val="393939"/>
        </w:rPr>
        <w:t>the</w:t>
      </w:r>
      <w:r>
        <w:rPr>
          <w:color w:val="393939"/>
          <w:spacing w:val="-1"/>
        </w:rPr>
        <w:t xml:space="preserve"> </w:t>
      </w:r>
      <w:r>
        <w:rPr>
          <w:color w:val="393939"/>
        </w:rPr>
        <w:t>output</w:t>
      </w:r>
      <w:r>
        <w:rPr>
          <w:color w:val="393939"/>
          <w:spacing w:val="-3"/>
        </w:rPr>
        <w:t xml:space="preserve"> </w:t>
      </w:r>
      <w:r>
        <w:rPr>
          <w:color w:val="393939"/>
        </w:rPr>
        <w:t>from serial</w:t>
      </w:r>
      <w:r>
        <w:rPr>
          <w:color w:val="393939"/>
          <w:spacing w:val="-3"/>
        </w:rPr>
        <w:t xml:space="preserve"> </w:t>
      </w:r>
      <w:r>
        <w:rPr>
          <w:color w:val="393939"/>
        </w:rPr>
        <w:t>monitor and</w:t>
      </w:r>
      <w:r>
        <w:rPr>
          <w:color w:val="393939"/>
          <w:spacing w:val="-2"/>
        </w:rPr>
        <w:t xml:space="preserve"> </w:t>
      </w:r>
      <w:r>
        <w:rPr>
          <w:color w:val="393939"/>
        </w:rPr>
        <w:t>web</w:t>
      </w:r>
      <w:r>
        <w:rPr>
          <w:color w:val="393939"/>
          <w:spacing w:val="-1"/>
        </w:rPr>
        <w:t xml:space="preserve"> </w:t>
      </w:r>
      <w:r>
        <w:rPr>
          <w:color w:val="393939"/>
        </w:rPr>
        <w:t>browser</w:t>
      </w:r>
      <w:r>
        <w:rPr>
          <w:color w:val="393939"/>
          <w:spacing w:val="1"/>
        </w:rPr>
        <w:t xml:space="preserve"> </w:t>
      </w:r>
      <w:r>
        <w:rPr>
          <w:color w:val="393939"/>
        </w:rPr>
        <w:t>for</w:t>
      </w:r>
      <w:r>
        <w:rPr>
          <w:color w:val="393939"/>
          <w:spacing w:val="-2"/>
        </w:rPr>
        <w:t xml:space="preserve"> </w:t>
      </w:r>
      <w:r>
        <w:rPr>
          <w:color w:val="393939"/>
        </w:rPr>
        <w:t>the</w:t>
      </w:r>
      <w:r>
        <w:rPr>
          <w:color w:val="393939"/>
          <w:spacing w:val="-4"/>
        </w:rPr>
        <w:t xml:space="preserve"> </w:t>
      </w:r>
      <w:r>
        <w:rPr>
          <w:color w:val="393939"/>
        </w:rPr>
        <w:t>report.</w:t>
      </w:r>
    </w:p>
    <w:p w:rsidR="00DA6855" w:rsidRDefault="00DA6855">
      <w:pPr>
        <w:pStyle w:val="BodyText"/>
        <w:rPr>
          <w:sz w:val="24"/>
        </w:rPr>
      </w:pPr>
    </w:p>
    <w:p w:rsidR="00DA6855" w:rsidRDefault="00DA6855">
      <w:pPr>
        <w:pStyle w:val="BodyText"/>
        <w:rPr>
          <w:sz w:val="24"/>
        </w:rPr>
      </w:pPr>
    </w:p>
    <w:p w:rsidR="00DA6855" w:rsidRDefault="00DA6855">
      <w:pPr>
        <w:pStyle w:val="BodyText"/>
        <w:rPr>
          <w:sz w:val="24"/>
        </w:rPr>
      </w:pPr>
    </w:p>
    <w:p w:rsidR="00DA6855" w:rsidRDefault="00660AD9">
      <w:pPr>
        <w:spacing w:before="203"/>
        <w:ind w:left="213"/>
        <w:rPr>
          <w:b/>
        </w:rPr>
      </w:pPr>
      <w:r>
        <w:rPr>
          <w:b/>
        </w:rPr>
        <w:t>Discussions:</w:t>
      </w:r>
    </w:p>
    <w:p w:rsidR="00DA6855" w:rsidRDefault="00DA6855">
      <w:pPr>
        <w:pStyle w:val="BodyText"/>
        <w:rPr>
          <w:b/>
          <w:sz w:val="24"/>
        </w:rPr>
      </w:pPr>
    </w:p>
    <w:p w:rsidR="00DA6855" w:rsidRDefault="00DA6855">
      <w:pPr>
        <w:pStyle w:val="BodyText"/>
        <w:spacing w:before="3"/>
        <w:rPr>
          <w:b/>
          <w:sz w:val="20"/>
        </w:rPr>
      </w:pPr>
    </w:p>
    <w:p w:rsidR="00DA6855" w:rsidRDefault="00660AD9">
      <w:pPr>
        <w:pStyle w:val="ListParagraph"/>
        <w:numPr>
          <w:ilvl w:val="0"/>
          <w:numId w:val="1"/>
        </w:numPr>
        <w:tabs>
          <w:tab w:val="left" w:pos="486"/>
        </w:tabs>
        <w:ind w:right="771"/>
        <w:rPr>
          <w:sz w:val="24"/>
        </w:rPr>
      </w:pPr>
      <w:r>
        <w:rPr>
          <w:sz w:val="24"/>
        </w:rPr>
        <w:t xml:space="preserve">Based on the </w:t>
      </w:r>
      <w:proofErr w:type="spellStart"/>
      <w:proofErr w:type="gramStart"/>
      <w:r>
        <w:rPr>
          <w:sz w:val="24"/>
        </w:rPr>
        <w:t>practical,what</w:t>
      </w:r>
      <w:proofErr w:type="spellEnd"/>
      <w:proofErr w:type="gramEnd"/>
      <w:r>
        <w:rPr>
          <w:sz w:val="24"/>
        </w:rPr>
        <w:t xml:space="preserve"> is the </w:t>
      </w:r>
      <w:proofErr w:type="spellStart"/>
      <w:r>
        <w:rPr>
          <w:sz w:val="24"/>
        </w:rPr>
        <w:t>funtion</w:t>
      </w:r>
      <w:proofErr w:type="spellEnd"/>
      <w:r>
        <w:rPr>
          <w:sz w:val="24"/>
        </w:rPr>
        <w:t xml:space="preserve"> of HTTP? Give an example coding according to</w:t>
      </w:r>
      <w:r>
        <w:rPr>
          <w:spacing w:val="-64"/>
          <w:sz w:val="24"/>
        </w:rPr>
        <w:t xml:space="preserve"> </w:t>
      </w:r>
      <w:r>
        <w:rPr>
          <w:sz w:val="24"/>
        </w:rPr>
        <w:t>this practical.</w:t>
      </w:r>
    </w:p>
    <w:p w:rsidR="00DA6855" w:rsidRDefault="00DA6855">
      <w:pPr>
        <w:pStyle w:val="BodyText"/>
        <w:rPr>
          <w:sz w:val="20"/>
        </w:rPr>
      </w:pPr>
    </w:p>
    <w:p w:rsidR="00DA6855" w:rsidRDefault="00AF5842">
      <w:pPr>
        <w:pStyle w:val="BodyText"/>
        <w:spacing w:before="1"/>
        <w:rPr>
          <w:sz w:val="12"/>
        </w:rPr>
      </w:pPr>
      <w:r>
        <w:rPr>
          <w:noProof/>
        </w:rPr>
        <mc:AlternateContent>
          <mc:Choice Requires="wps">
            <w:drawing>
              <wp:anchor distT="0" distB="0" distL="0" distR="0" simplePos="0" relativeHeight="487624704" behindDoc="1" locked="0" layoutInCell="1" allowOverlap="1">
                <wp:simplePos x="0" y="0"/>
                <wp:positionH relativeFrom="page">
                  <wp:posOffset>792480</wp:posOffset>
                </wp:positionH>
                <wp:positionV relativeFrom="paragraph">
                  <wp:posOffset>118745</wp:posOffset>
                </wp:positionV>
                <wp:extent cx="5756910" cy="1270"/>
                <wp:effectExtent l="0" t="0" r="0" b="0"/>
                <wp:wrapTopAndBottom/>
                <wp:docPr id="48"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6910" cy="1270"/>
                        </a:xfrm>
                        <a:custGeom>
                          <a:avLst/>
                          <a:gdLst>
                            <a:gd name="T0" fmla="+- 0 1248 1248"/>
                            <a:gd name="T1" fmla="*/ T0 w 9066"/>
                            <a:gd name="T2" fmla="+- 0 10314 1248"/>
                            <a:gd name="T3" fmla="*/ T2 w 9066"/>
                          </a:gdLst>
                          <a:ahLst/>
                          <a:cxnLst>
                            <a:cxn ang="0">
                              <a:pos x="T1" y="0"/>
                            </a:cxn>
                            <a:cxn ang="0">
                              <a:pos x="T3" y="0"/>
                            </a:cxn>
                          </a:cxnLst>
                          <a:rect l="0" t="0" r="r" b="b"/>
                          <a:pathLst>
                            <a:path w="9066">
                              <a:moveTo>
                                <a:pt x="0" y="0"/>
                              </a:moveTo>
                              <a:lnTo>
                                <a:pt x="9066"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0B621" id="Freeform 4" o:spid="_x0000_s1026" style="position:absolute;margin-left:62.4pt;margin-top:9.35pt;width:453.3pt;height:.1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6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" path="m,l9066,e" filled="f" strokeweight=".26669mm">
                <v:path arrowok="t" o:connecttype="custom" o:connectlocs="0,0;5756910,0" o:connectangles="0,0"/>
                <w10:wrap type="topAndBottom" anchorx="page"/>
              </v:shape>
            </w:pict>
          </mc:Fallback>
        </mc:AlternateContent>
      </w:r>
    </w:p>
    <w:p w:rsidR="00DA6855" w:rsidRDefault="00660AD9">
      <w:pPr>
        <w:pStyle w:val="Heading1"/>
        <w:spacing w:before="125"/>
        <w:ind w:right="1005"/>
        <w:rPr>
          <w:rFonts w:ascii="Arial"/>
        </w:rPr>
      </w:pPr>
      <w:r>
        <w:rPr>
          <w:rFonts w:ascii="Arial"/>
        </w:rPr>
        <w:t>(2marks)</w:t>
      </w:r>
    </w:p>
    <w:p w:rsidR="00DA6855" w:rsidRDefault="00DA6855">
      <w:pPr>
        <w:pStyle w:val="BodyText"/>
        <w:spacing w:before="9"/>
        <w:rPr>
          <w:b/>
          <w:sz w:val="20"/>
        </w:rPr>
      </w:pPr>
    </w:p>
    <w:p w:rsidR="00DA6855" w:rsidRDefault="00660AD9">
      <w:pPr>
        <w:pStyle w:val="ListParagraph"/>
        <w:numPr>
          <w:ilvl w:val="0"/>
          <w:numId w:val="1"/>
        </w:numPr>
        <w:tabs>
          <w:tab w:val="left" w:pos="483"/>
        </w:tabs>
        <w:spacing w:before="1"/>
        <w:ind w:left="482" w:hanging="270"/>
        <w:rPr>
          <w:sz w:val="24"/>
        </w:rPr>
      </w:pPr>
      <w:r>
        <w:rPr>
          <w:sz w:val="24"/>
        </w:rPr>
        <w:t>Describe HTTP</w:t>
      </w:r>
      <w:r>
        <w:rPr>
          <w:spacing w:val="-3"/>
          <w:sz w:val="24"/>
        </w:rPr>
        <w:t xml:space="preserve"> </w:t>
      </w:r>
      <w:r>
        <w:rPr>
          <w:sz w:val="24"/>
        </w:rPr>
        <w:t>method</w:t>
      </w:r>
      <w:r>
        <w:rPr>
          <w:spacing w:val="-2"/>
          <w:sz w:val="24"/>
        </w:rPr>
        <w:t xml:space="preserve"> </w:t>
      </w:r>
      <w:r>
        <w:rPr>
          <w:sz w:val="24"/>
        </w:rPr>
        <w:t>use</w:t>
      </w:r>
      <w:r>
        <w:rPr>
          <w:spacing w:val="-3"/>
          <w:sz w:val="24"/>
        </w:rPr>
        <w:t xml:space="preserve"> </w:t>
      </w:r>
      <w:r>
        <w:rPr>
          <w:sz w:val="24"/>
        </w:rPr>
        <w:t>for</w:t>
      </w:r>
      <w:r>
        <w:rPr>
          <w:spacing w:val="2"/>
          <w:sz w:val="24"/>
        </w:rPr>
        <w:t xml:space="preserve"> </w:t>
      </w:r>
      <w:r>
        <w:rPr>
          <w:sz w:val="24"/>
        </w:rPr>
        <w:t>this</w:t>
      </w:r>
      <w:r>
        <w:rPr>
          <w:spacing w:val="-4"/>
          <w:sz w:val="24"/>
        </w:rPr>
        <w:t xml:space="preserve"> </w:t>
      </w:r>
      <w:r>
        <w:rPr>
          <w:sz w:val="24"/>
        </w:rPr>
        <w:t>practical.</w:t>
      </w:r>
    </w:p>
    <w:p w:rsidR="00DA6855" w:rsidRDefault="00DA6855">
      <w:pPr>
        <w:pStyle w:val="BodyText"/>
        <w:rPr>
          <w:sz w:val="20"/>
        </w:rPr>
      </w:pPr>
    </w:p>
    <w:p w:rsidR="00DA6855" w:rsidRDefault="00AF5842">
      <w:pPr>
        <w:pStyle w:val="BodyText"/>
        <w:spacing w:before="11"/>
      </w:pPr>
      <w:r>
        <w:rPr>
          <w:noProof/>
        </w:rPr>
        <mc:AlternateContent>
          <mc:Choice Requires="wps">
            <w:drawing>
              <wp:anchor distT="0" distB="0" distL="0" distR="0" simplePos="0" relativeHeight="487625216" behindDoc="1" locked="0" layoutInCell="1" allowOverlap="1">
                <wp:simplePos x="0" y="0"/>
                <wp:positionH relativeFrom="page">
                  <wp:posOffset>707390</wp:posOffset>
                </wp:positionH>
                <wp:positionV relativeFrom="paragraph">
                  <wp:posOffset>197485</wp:posOffset>
                </wp:positionV>
                <wp:extent cx="5927725" cy="1270"/>
                <wp:effectExtent l="0" t="0" r="0" b="0"/>
                <wp:wrapTopAndBottom/>
                <wp:docPr id="47"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725" cy="1270"/>
                        </a:xfrm>
                        <a:custGeom>
                          <a:avLst/>
                          <a:gdLst>
                            <a:gd name="T0" fmla="+- 0 1114 1114"/>
                            <a:gd name="T1" fmla="*/ T0 w 9335"/>
                            <a:gd name="T2" fmla="+- 0 10448 1114"/>
                            <a:gd name="T3" fmla="*/ T2 w 9335"/>
                          </a:gdLst>
                          <a:ahLst/>
                          <a:cxnLst>
                            <a:cxn ang="0">
                              <a:pos x="T1" y="0"/>
                            </a:cxn>
                            <a:cxn ang="0">
                              <a:pos x="T3" y="0"/>
                            </a:cxn>
                          </a:cxnLst>
                          <a:rect l="0" t="0" r="r" b="b"/>
                          <a:pathLst>
                            <a:path w="9335">
                              <a:moveTo>
                                <a:pt x="0" y="0"/>
                              </a:moveTo>
                              <a:lnTo>
                                <a:pt x="9334"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A2C61" id="Freeform 3" o:spid="_x0000_s1026" style="position:absolute;margin-left:55.7pt;margin-top:15.55pt;width:466.75pt;height:.1pt;z-index:-1569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" path="m,l9334,e" filled="f" strokeweight=".26669mm">
                <v:path arrowok="t" o:connecttype="custom" o:connectlocs="0,0;5927090,0" o:connectangles="0,0"/>
                <w10:wrap type="topAndBottom" anchorx="page"/>
              </v:shape>
            </w:pict>
          </mc:Fallback>
        </mc:AlternateContent>
      </w:r>
    </w:p>
    <w:p w:rsidR="00DA6855" w:rsidRDefault="00660AD9">
      <w:pPr>
        <w:pStyle w:val="Heading1"/>
        <w:ind w:right="940"/>
        <w:rPr>
          <w:rFonts w:ascii="Arial"/>
        </w:rPr>
      </w:pPr>
      <w:r>
        <w:rPr>
          <w:rFonts w:ascii="Arial"/>
        </w:rPr>
        <w:t>(2marks)</w:t>
      </w:r>
    </w:p>
    <w:p w:rsidR="00DA6855" w:rsidRDefault="00DA6855">
      <w:pPr>
        <w:pStyle w:val="BodyText"/>
        <w:spacing w:before="1"/>
        <w:rPr>
          <w:b/>
          <w:sz w:val="23"/>
        </w:rPr>
      </w:pPr>
    </w:p>
    <w:p w:rsidR="00DA6855" w:rsidRDefault="00660AD9">
      <w:pPr>
        <w:pStyle w:val="ListParagraph"/>
        <w:numPr>
          <w:ilvl w:val="0"/>
          <w:numId w:val="1"/>
        </w:numPr>
        <w:tabs>
          <w:tab w:val="left" w:pos="483"/>
        </w:tabs>
        <w:spacing w:before="92"/>
        <w:ind w:left="482" w:hanging="270"/>
        <w:rPr>
          <w:sz w:val="24"/>
        </w:rPr>
      </w:pPr>
      <w:r>
        <w:rPr>
          <w:sz w:val="24"/>
        </w:rPr>
        <w:t>Differentiate POST</w:t>
      </w:r>
      <w:r>
        <w:rPr>
          <w:spacing w:val="-2"/>
          <w:sz w:val="24"/>
        </w:rPr>
        <w:t xml:space="preserve"> </w:t>
      </w:r>
      <w:r>
        <w:rPr>
          <w:sz w:val="24"/>
        </w:rPr>
        <w:t>and</w:t>
      </w:r>
      <w:r>
        <w:rPr>
          <w:spacing w:val="-3"/>
          <w:sz w:val="24"/>
        </w:rPr>
        <w:t xml:space="preserve"> </w:t>
      </w:r>
      <w:r>
        <w:rPr>
          <w:sz w:val="24"/>
        </w:rPr>
        <w:t>GET Method</w:t>
      </w:r>
      <w:r>
        <w:rPr>
          <w:spacing w:val="-2"/>
          <w:sz w:val="24"/>
        </w:rPr>
        <w:t xml:space="preserve"> </w:t>
      </w:r>
      <w:r>
        <w:rPr>
          <w:sz w:val="24"/>
        </w:rPr>
        <w:t>in</w:t>
      </w:r>
      <w:r>
        <w:rPr>
          <w:spacing w:val="-2"/>
          <w:sz w:val="24"/>
        </w:rPr>
        <w:t xml:space="preserve"> </w:t>
      </w:r>
      <w:r>
        <w:rPr>
          <w:sz w:val="24"/>
        </w:rPr>
        <w:t>HTTP</w:t>
      </w:r>
      <w:r>
        <w:rPr>
          <w:spacing w:val="-4"/>
          <w:sz w:val="24"/>
        </w:rPr>
        <w:t xml:space="preserve"> </w:t>
      </w:r>
      <w:r>
        <w:rPr>
          <w:sz w:val="24"/>
        </w:rPr>
        <w:t>that</w:t>
      </w:r>
      <w:r>
        <w:rPr>
          <w:spacing w:val="-2"/>
          <w:sz w:val="24"/>
        </w:rPr>
        <w:t xml:space="preserve"> </w:t>
      </w:r>
      <w:r>
        <w:rPr>
          <w:sz w:val="24"/>
        </w:rPr>
        <w:t>use</w:t>
      </w:r>
      <w:r>
        <w:rPr>
          <w:spacing w:val="-3"/>
          <w:sz w:val="24"/>
        </w:rPr>
        <w:t xml:space="preserve"> </w:t>
      </w:r>
      <w:r>
        <w:rPr>
          <w:sz w:val="24"/>
        </w:rPr>
        <w:t>in</w:t>
      </w:r>
      <w:r>
        <w:rPr>
          <w:spacing w:val="-2"/>
          <w:sz w:val="24"/>
        </w:rPr>
        <w:t xml:space="preserve"> </w:t>
      </w:r>
      <w:r>
        <w:rPr>
          <w:sz w:val="24"/>
        </w:rPr>
        <w:t>this</w:t>
      </w:r>
      <w:r>
        <w:rPr>
          <w:spacing w:val="-2"/>
          <w:sz w:val="24"/>
        </w:rPr>
        <w:t xml:space="preserve"> </w:t>
      </w:r>
      <w:r>
        <w:rPr>
          <w:sz w:val="24"/>
        </w:rPr>
        <w:t>practical</w:t>
      </w:r>
      <w:r>
        <w:rPr>
          <w:spacing w:val="1"/>
          <w:sz w:val="24"/>
        </w:rPr>
        <w:t xml:space="preserve"> </w:t>
      </w:r>
      <w:r>
        <w:rPr>
          <w:sz w:val="24"/>
        </w:rPr>
        <w:t>work</w:t>
      </w:r>
    </w:p>
    <w:p w:rsidR="00DA6855" w:rsidRDefault="00AF5842">
      <w:pPr>
        <w:pStyle w:val="BodyText"/>
        <w:spacing w:before="9"/>
      </w:pPr>
      <w:r>
        <w:rPr>
          <w:noProof/>
        </w:rPr>
        <mc:AlternateContent>
          <mc:Choice Requires="wps">
            <w:drawing>
              <wp:anchor distT="0" distB="0" distL="0" distR="0" simplePos="0" relativeHeight="487625728" behindDoc="1" locked="0" layoutInCell="1" allowOverlap="1">
                <wp:simplePos x="0" y="0"/>
                <wp:positionH relativeFrom="page">
                  <wp:posOffset>707390</wp:posOffset>
                </wp:positionH>
                <wp:positionV relativeFrom="paragraph">
                  <wp:posOffset>196850</wp:posOffset>
                </wp:positionV>
                <wp:extent cx="5927725" cy="1270"/>
                <wp:effectExtent l="0" t="0" r="0" b="0"/>
                <wp:wrapTopAndBottom/>
                <wp:docPr id="4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7725" cy="1270"/>
                        </a:xfrm>
                        <a:custGeom>
                          <a:avLst/>
                          <a:gdLst>
                            <a:gd name="T0" fmla="+- 0 1114 1114"/>
                            <a:gd name="T1" fmla="*/ T0 w 9335"/>
                            <a:gd name="T2" fmla="+- 0 10448 1114"/>
                            <a:gd name="T3" fmla="*/ T2 w 9335"/>
                          </a:gdLst>
                          <a:ahLst/>
                          <a:cxnLst>
                            <a:cxn ang="0">
                              <a:pos x="T1" y="0"/>
                            </a:cxn>
                            <a:cxn ang="0">
                              <a:pos x="T3" y="0"/>
                            </a:cxn>
                          </a:cxnLst>
                          <a:rect l="0" t="0" r="r" b="b"/>
                          <a:pathLst>
                            <a:path w="9335">
                              <a:moveTo>
                                <a:pt x="0" y="0"/>
                              </a:moveTo>
                              <a:lnTo>
                                <a:pt x="9334"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C356A" id="Freeform 2" o:spid="_x0000_s1026" style="position:absolute;margin-left:55.7pt;margin-top:15.5pt;width:466.75pt;height:.1pt;z-index:-1569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" path="m,l9334,e" filled="f" strokeweight=".26669mm">
                <v:path arrowok="t" o:connecttype="custom" o:connectlocs="0,0;5927090,0" o:connectangles="0,0"/>
                <w10:wrap type="topAndBottom" anchorx="page"/>
              </v:shape>
            </w:pict>
          </mc:Fallback>
        </mc:AlternateContent>
      </w:r>
    </w:p>
    <w:p w:rsidR="00DA6855" w:rsidRDefault="00660AD9">
      <w:pPr>
        <w:pStyle w:val="Heading1"/>
        <w:ind w:right="880"/>
        <w:rPr>
          <w:rFonts w:ascii="Arial"/>
        </w:rPr>
      </w:pPr>
      <w:r>
        <w:rPr>
          <w:rFonts w:ascii="Arial"/>
        </w:rPr>
        <w:t>(2marks)</w:t>
      </w:r>
    </w:p>
    <w:p w:rsidR="00DA6855" w:rsidRDefault="00DA6855">
      <w:pPr>
        <w:pStyle w:val="BodyText"/>
        <w:spacing w:before="6"/>
        <w:rPr>
          <w:b/>
          <w:sz w:val="13"/>
        </w:rPr>
      </w:pPr>
    </w:p>
    <w:p w:rsidR="00DA6855" w:rsidRDefault="00660AD9">
      <w:pPr>
        <w:pStyle w:val="Heading2"/>
        <w:spacing w:before="94"/>
      </w:pPr>
      <w:r>
        <w:t>Conclusion:</w:t>
      </w:r>
    </w:p>
    <w:p w:rsidR="00DA6855" w:rsidRDefault="00DA6855">
      <w:pPr>
        <w:pStyle w:val="BodyText"/>
        <w:spacing w:before="4"/>
        <w:rPr>
          <w:b/>
          <w:sz w:val="24"/>
        </w:rPr>
      </w:pPr>
    </w:p>
    <w:p w:rsidR="00DA6855" w:rsidRDefault="00660AD9">
      <w:pPr>
        <w:pStyle w:val="BodyText"/>
        <w:ind w:left="213"/>
      </w:pPr>
      <w:r>
        <w:t>Write</w:t>
      </w:r>
      <w:r>
        <w:rPr>
          <w:spacing w:val="-4"/>
        </w:rPr>
        <w:t xml:space="preserve"> </w:t>
      </w:r>
      <w:r>
        <w:t>your conclusion</w:t>
      </w:r>
      <w:r>
        <w:rPr>
          <w:spacing w:val="-1"/>
        </w:rPr>
        <w:t xml:space="preserve"> </w:t>
      </w:r>
      <w:r>
        <w:t>on</w:t>
      </w:r>
      <w:r>
        <w:rPr>
          <w:spacing w:val="-3"/>
        </w:rPr>
        <w:t xml:space="preserve"> </w:t>
      </w:r>
      <w:r>
        <w:t>this practical</w:t>
      </w:r>
      <w:r>
        <w:rPr>
          <w:spacing w:val="-3"/>
        </w:rPr>
        <w:t xml:space="preserve"> </w:t>
      </w:r>
      <w:r>
        <w:t>work.</w:t>
      </w:r>
    </w:p>
    <w:p w:rsidR="00DA6855" w:rsidRDefault="00DA6855">
      <w:pPr>
        <w:pStyle w:val="BodyText"/>
        <w:rPr>
          <w:sz w:val="24"/>
        </w:rPr>
      </w:pPr>
    </w:p>
    <w:p w:rsidR="00DA6855" w:rsidRDefault="00DA6855">
      <w:pPr>
        <w:pStyle w:val="BodyText"/>
        <w:spacing w:before="8"/>
        <w:rPr>
          <w:sz w:val="23"/>
        </w:rPr>
      </w:pPr>
    </w:p>
    <w:p w:rsidR="00DA6855" w:rsidRDefault="00660AD9">
      <w:pPr>
        <w:pStyle w:val="Heading2"/>
      </w:pPr>
      <w:r>
        <w:t>Rubric</w:t>
      </w:r>
      <w:r>
        <w:rPr>
          <w:spacing w:val="-1"/>
        </w:rPr>
        <w:t xml:space="preserve"> </w:t>
      </w:r>
      <w:r>
        <w:t>Practical</w:t>
      </w:r>
      <w:r>
        <w:rPr>
          <w:spacing w:val="-2"/>
        </w:rPr>
        <w:t xml:space="preserve"> </w:t>
      </w:r>
      <w:r>
        <w:t>Work</w:t>
      </w:r>
      <w:r>
        <w:rPr>
          <w:spacing w:val="-4"/>
        </w:rPr>
        <w:t xml:space="preserve"> </w:t>
      </w:r>
      <w:r>
        <w:t>3:</w:t>
      </w:r>
      <w:r>
        <w:rPr>
          <w:spacing w:val="2"/>
        </w:rPr>
        <w:t xml:space="preserve"> </w:t>
      </w:r>
      <w:r>
        <w:t>refer</w:t>
      </w:r>
      <w:r>
        <w:rPr>
          <w:spacing w:val="-2"/>
        </w:rPr>
        <w:t xml:space="preserve"> </w:t>
      </w:r>
      <w:r>
        <w:t>to</w:t>
      </w:r>
      <w:r>
        <w:rPr>
          <w:spacing w:val="-3"/>
        </w:rPr>
        <w:t xml:space="preserve"> </w:t>
      </w:r>
      <w:r>
        <w:t>the</w:t>
      </w:r>
      <w:r>
        <w:rPr>
          <w:spacing w:val="-3"/>
        </w:rPr>
        <w:t xml:space="preserve"> </w:t>
      </w:r>
      <w:r>
        <w:t>practical</w:t>
      </w:r>
      <w:r>
        <w:rPr>
          <w:spacing w:val="-1"/>
        </w:rPr>
        <w:t xml:space="preserve"> </w:t>
      </w:r>
      <w:r>
        <w:t>work</w:t>
      </w:r>
      <w:r>
        <w:rPr>
          <w:spacing w:val="-3"/>
        </w:rPr>
        <w:t xml:space="preserve"> </w:t>
      </w:r>
      <w:r>
        <w:t>rubric</w:t>
      </w:r>
      <w:r>
        <w:rPr>
          <w:spacing w:val="1"/>
        </w:rPr>
        <w:t xml:space="preserve"> </w:t>
      </w:r>
      <w:r>
        <w:t>attached.</w:t>
      </w:r>
    </w:p>
    <w:sectPr w:rsidR="00DA6855">
      <w:headerReference w:type="default" r:id="rId64"/>
      <w:footerReference w:type="default" r:id="rId65"/>
      <w:pgSz w:w="11910" w:h="16840"/>
      <w:pgMar w:top="1420" w:right="260" w:bottom="1380" w:left="900" w:header="758" w:footer="119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1D26" w:rsidRDefault="00391D26">
      <w:r>
        <w:separator/>
      </w:r>
    </w:p>
  </w:endnote>
  <w:endnote w:type="continuationSeparator" w:id="0">
    <w:p w:rsidR="00391D26" w:rsidRDefault="00391D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AD9" w:rsidRDefault="00AF5842">
    <w:pPr>
      <w:pStyle w:val="BodyText"/>
      <w:spacing w:line="14" w:lineRule="auto"/>
      <w:rPr>
        <w:sz w:val="20"/>
      </w:rPr>
    </w:pPr>
    <w:r>
      <w:rPr>
        <w:noProof/>
      </w:rPr>
      <mc:AlternateContent>
        <mc:Choice Requires="wps">
          <w:drawing>
            <wp:anchor distT="0" distB="0" distL="114300" distR="114300" simplePos="0" relativeHeight="486780928" behindDoc="1" locked="0" layoutInCell="1" allowOverlap="1">
              <wp:simplePos x="0" y="0"/>
              <wp:positionH relativeFrom="page">
                <wp:posOffset>6403340</wp:posOffset>
              </wp:positionH>
              <wp:positionV relativeFrom="page">
                <wp:posOffset>9767570</wp:posOffset>
              </wp:positionV>
              <wp:extent cx="723265" cy="182245"/>
              <wp:effectExtent l="0" t="0" r="0" b="0"/>
              <wp:wrapNone/>
              <wp:docPr id="4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pStyle w:val="BodyText"/>
                            <w:spacing w:before="13"/>
                            <w:ind w:left="60"/>
                          </w:pPr>
                          <w:r>
                            <w:fldChar w:fldCharType="begin"/>
                          </w:r>
                          <w:r>
                            <w:instrText xml:space="preserve"> PAGE </w:instrText>
                          </w:r>
                          <w:r>
                            <w:fldChar w:fldCharType="separate"/>
                          </w:r>
                          <w:r w:rsidR="00E44F1C">
                            <w:rPr>
                              <w:noProof/>
                            </w:rPr>
                            <w:t>3</w:t>
                          </w:r>
                          <w:r>
                            <w:fldChar w:fldCharType="end"/>
                          </w:r>
                          <w:r>
                            <w:t xml:space="preserve"> |</w:t>
                          </w:r>
                          <w:r>
                            <w:rPr>
                              <w:spacing w:val="-1"/>
                            </w:rPr>
                            <w:t xml:space="preserve"> </w:t>
                          </w:r>
                          <w:r>
                            <w:rPr>
                              <w:color w:val="7E7E7E"/>
                            </w:rPr>
                            <w:t>P</w:t>
                          </w:r>
                          <w:r>
                            <w:rPr>
                              <w:color w:val="7E7E7E"/>
                              <w:spacing w:val="-2"/>
                            </w:rPr>
                            <w:t xml:space="preserve"> </w:t>
                          </w:r>
                          <w:r>
                            <w:rPr>
                              <w:color w:val="7E7E7E"/>
                            </w:rPr>
                            <w:t>a</w:t>
                          </w:r>
                          <w:r>
                            <w:rPr>
                              <w:color w:val="7E7E7E"/>
                              <w:spacing w:val="-2"/>
                            </w:rPr>
                            <w:t xml:space="preserve"> </w:t>
                          </w:r>
                          <w:r>
                            <w:rPr>
                              <w:color w:val="7E7E7E"/>
                            </w:rPr>
                            <w:t>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063" type="#_x0000_t202" style="position:absolute;margin-left:504.2pt;margin-top:769.1pt;width:56.95pt;height:14.35pt;z-index:-1653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" filled="f" stroked="f">
              <v:textbox inset="0,0,0,0">
                <w:txbxContent>
                  <w:p w:rsidR="00660AD9" w:rsidRDefault="00660AD9">
                    <w:pPr>
                      <w:pStyle w:val="BodyText"/>
                      <w:spacing w:before="13"/>
                      <w:ind w:left="60"/>
                    </w:pPr>
                    <w:r>
                      <w:fldChar w:fldCharType="begin"/>
                    </w:r>
                    <w:r>
                      <w:instrText xml:space="preserve"> PAGE </w:instrText>
                    </w:r>
                    <w:r>
                      <w:fldChar w:fldCharType="separate"/>
                    </w:r>
                    <w:r w:rsidR="00E44F1C">
                      <w:rPr>
                        <w:noProof/>
                      </w:rPr>
                      <w:t>3</w:t>
                    </w:r>
                    <w:r>
                      <w:fldChar w:fldCharType="end"/>
                    </w:r>
                    <w:r>
                      <w:t xml:space="preserve"> |</w:t>
                    </w:r>
                    <w:r>
                      <w:rPr>
                        <w:spacing w:val="-1"/>
                      </w:rPr>
                      <w:t xml:space="preserve"> </w:t>
                    </w:r>
                    <w:r>
                      <w:rPr>
                        <w:color w:val="7E7E7E"/>
                      </w:rPr>
                      <w:t>P</w:t>
                    </w:r>
                    <w:r>
                      <w:rPr>
                        <w:color w:val="7E7E7E"/>
                        <w:spacing w:val="-2"/>
                      </w:rPr>
                      <w:t xml:space="preserve"> </w:t>
                    </w:r>
                    <w:r>
                      <w:rPr>
                        <w:color w:val="7E7E7E"/>
                      </w:rPr>
                      <w:t>a</w:t>
                    </w:r>
                    <w:r>
                      <w:rPr>
                        <w:color w:val="7E7E7E"/>
                        <w:spacing w:val="-2"/>
                      </w:rPr>
                      <w:t xml:space="preserve"> </w:t>
                    </w:r>
                    <w:r>
                      <w:rPr>
                        <w:color w:val="7E7E7E"/>
                      </w:rPr>
                      <w:t>g e</w:t>
                    </w:r>
                  </w:p>
                </w:txbxContent>
              </v:textbox>
              <w10:wrap anchorx="page" anchory="page"/>
            </v:shape>
          </w:pict>
        </mc:Fallback>
      </mc:AlternateContent>
    </w:r>
    <w:r>
      <w:rPr>
        <w:noProof/>
      </w:rPr>
      <mc:AlternateContent>
        <mc:Choice Requires="wps">
          <w:drawing>
            <wp:anchor distT="0" distB="0" distL="114300" distR="114300" simplePos="0" relativeHeight="486781440" behindDoc="1" locked="0" layoutInCell="1" allowOverlap="1">
              <wp:simplePos x="0" y="0"/>
              <wp:positionH relativeFrom="page">
                <wp:posOffset>901700</wp:posOffset>
              </wp:positionH>
              <wp:positionV relativeFrom="page">
                <wp:posOffset>9927590</wp:posOffset>
              </wp:positionV>
              <wp:extent cx="3422015" cy="167005"/>
              <wp:effectExtent l="0" t="0" r="0" b="0"/>
              <wp:wrapNone/>
              <wp:docPr id="4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01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391D26">
                          <w:pPr>
                            <w:spacing w:before="12"/>
                            <w:ind w:left="20"/>
                            <w:rPr>
                              <w:sz w:val="20"/>
                            </w:rPr>
                          </w:pPr>
                          <w:hyperlink r:id="rId1">
                            <w:r w:rsidR="003744E3">
                              <w:rPr>
                                <w:sz w:val="18"/>
                              </w:rPr>
                              <w:t>JKE</w:t>
                            </w:r>
                            <w:r w:rsidR="00660AD9">
                              <w:rPr>
                                <w:spacing w:val="3"/>
                                <w:sz w:val="18"/>
                              </w:rPr>
                              <w:t xml:space="preserve"> </w:t>
                            </w:r>
                          </w:hyperlink>
                          <w:r w:rsidR="00660AD9">
                            <w:rPr>
                              <w:sz w:val="20"/>
                            </w:rPr>
                            <w:t>|</w:t>
                          </w:r>
                          <w:r w:rsidR="00660AD9">
                            <w:rPr>
                              <w:spacing w:val="-4"/>
                              <w:sz w:val="20"/>
                            </w:rPr>
                            <w:t xml:space="preserve"> </w:t>
                          </w:r>
                          <w:r w:rsidR="00660AD9">
                            <w:rPr>
                              <w:sz w:val="20"/>
                            </w:rPr>
                            <w:t>POLITEKNIK</w:t>
                          </w:r>
                          <w:r w:rsidR="00660AD9">
                            <w:rPr>
                              <w:spacing w:val="-3"/>
                              <w:sz w:val="20"/>
                            </w:rPr>
                            <w:t xml:space="preserve"> </w:t>
                          </w:r>
                          <w:r w:rsidR="00660AD9">
                            <w:rPr>
                              <w:sz w:val="20"/>
                            </w:rPr>
                            <w:t>SULTAN</w:t>
                          </w:r>
                          <w:r w:rsidR="00660AD9">
                            <w:rPr>
                              <w:spacing w:val="-3"/>
                              <w:sz w:val="20"/>
                            </w:rPr>
                            <w:t xml:space="preserve"> </w:t>
                          </w:r>
                          <w:r w:rsidR="00660AD9">
                            <w:rPr>
                              <w:sz w:val="20"/>
                            </w:rPr>
                            <w:t>IDRIS</w:t>
                          </w:r>
                          <w:r w:rsidR="00660AD9">
                            <w:rPr>
                              <w:spacing w:val="-1"/>
                              <w:sz w:val="20"/>
                            </w:rPr>
                            <w:t xml:space="preserve"> </w:t>
                          </w:r>
                          <w:r w:rsidR="00660AD9">
                            <w:rPr>
                              <w:sz w:val="20"/>
                            </w:rPr>
                            <w:t>SHAH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64" type="#_x0000_t202" style="position:absolute;margin-left:71pt;margin-top:781.7pt;width:269.45pt;height:13.15pt;z-index:-165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" filled="f" stroked="f">
              <v:textbox inset="0,0,0,0">
                <w:txbxContent>
                  <w:p w:rsidR="00660AD9" w:rsidRDefault="00391D26">
                    <w:pPr>
                      <w:spacing w:before="12"/>
                      <w:ind w:left="20"/>
                      <w:rPr>
                        <w:sz w:val="20"/>
                      </w:rPr>
                    </w:pPr>
                    <w:hyperlink r:id="rId2">
                      <w:r w:rsidR="003744E3">
                        <w:rPr>
                          <w:sz w:val="18"/>
                        </w:rPr>
                        <w:t>JKE</w:t>
                      </w:r>
                      <w:r w:rsidR="00660AD9">
                        <w:rPr>
                          <w:spacing w:val="3"/>
                          <w:sz w:val="18"/>
                        </w:rPr>
                        <w:t xml:space="preserve"> </w:t>
                      </w:r>
                    </w:hyperlink>
                    <w:r w:rsidR="00660AD9">
                      <w:rPr>
                        <w:sz w:val="20"/>
                      </w:rPr>
                      <w:t>|</w:t>
                    </w:r>
                    <w:r w:rsidR="00660AD9">
                      <w:rPr>
                        <w:spacing w:val="-4"/>
                        <w:sz w:val="20"/>
                      </w:rPr>
                      <w:t xml:space="preserve"> </w:t>
                    </w:r>
                    <w:r w:rsidR="00660AD9">
                      <w:rPr>
                        <w:sz w:val="20"/>
                      </w:rPr>
                      <w:t>POLITEKNIK</w:t>
                    </w:r>
                    <w:r w:rsidR="00660AD9">
                      <w:rPr>
                        <w:spacing w:val="-3"/>
                        <w:sz w:val="20"/>
                      </w:rPr>
                      <w:t xml:space="preserve"> </w:t>
                    </w:r>
                    <w:r w:rsidR="00660AD9">
                      <w:rPr>
                        <w:sz w:val="20"/>
                      </w:rPr>
                      <w:t>SULTAN</w:t>
                    </w:r>
                    <w:r w:rsidR="00660AD9">
                      <w:rPr>
                        <w:spacing w:val="-3"/>
                        <w:sz w:val="20"/>
                      </w:rPr>
                      <w:t xml:space="preserve"> </w:t>
                    </w:r>
                    <w:r w:rsidR="00660AD9">
                      <w:rPr>
                        <w:sz w:val="20"/>
                      </w:rPr>
                      <w:t>IDRIS</w:t>
                    </w:r>
                    <w:r w:rsidR="00660AD9">
                      <w:rPr>
                        <w:spacing w:val="-1"/>
                        <w:sz w:val="20"/>
                      </w:rPr>
                      <w:t xml:space="preserve"> </w:t>
                    </w:r>
                    <w:r w:rsidR="00660AD9">
                      <w:rPr>
                        <w:sz w:val="20"/>
                      </w:rPr>
                      <w:t>SHAH</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AD9" w:rsidRDefault="00AF5842">
    <w:pPr>
      <w:pStyle w:val="BodyText"/>
      <w:spacing w:line="14" w:lineRule="auto"/>
      <w:rPr>
        <w:sz w:val="20"/>
      </w:rPr>
    </w:pPr>
    <w:r>
      <w:rPr>
        <w:noProof/>
      </w:rPr>
      <mc:AlternateContent>
        <mc:Choice Requires="wps">
          <w:drawing>
            <wp:anchor distT="0" distB="0" distL="114300" distR="114300" simplePos="0" relativeHeight="486783488" behindDoc="1" locked="0" layoutInCell="1" allowOverlap="1">
              <wp:simplePos x="0" y="0"/>
              <wp:positionH relativeFrom="page">
                <wp:posOffset>896620</wp:posOffset>
              </wp:positionH>
              <wp:positionV relativeFrom="page">
                <wp:posOffset>9758045</wp:posOffset>
              </wp:positionV>
              <wp:extent cx="6233795" cy="6350"/>
              <wp:effectExtent l="0" t="0" r="0" b="0"/>
              <wp:wrapNone/>
              <wp:docPr id="3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79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EBE5B3" id="Rectangle 47" o:spid="_x0000_s1026" style="position:absolute;margin-left:70.6pt;margin-top:768.35pt;width:490.85pt;height:.5pt;z-index:-1653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" fillcolor="#d9d9d9" stroked="f">
              <w10:wrap anchorx="page" anchory="page"/>
            </v:rect>
          </w:pict>
        </mc:Fallback>
      </mc:AlternateContent>
    </w:r>
    <w:r>
      <w:rPr>
        <w:noProof/>
      </w:rPr>
      <mc:AlternateContent>
        <mc:Choice Requires="wps">
          <w:drawing>
            <wp:anchor distT="0" distB="0" distL="114300" distR="114300" simplePos="0" relativeHeight="486784000" behindDoc="1" locked="0" layoutInCell="1" allowOverlap="1">
              <wp:simplePos x="0" y="0"/>
              <wp:positionH relativeFrom="page">
                <wp:posOffset>6403340</wp:posOffset>
              </wp:positionH>
              <wp:positionV relativeFrom="page">
                <wp:posOffset>9767570</wp:posOffset>
              </wp:positionV>
              <wp:extent cx="723265" cy="182245"/>
              <wp:effectExtent l="0" t="0" r="0" b="0"/>
              <wp:wrapNone/>
              <wp:docPr id="3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pStyle w:val="BodyText"/>
                            <w:spacing w:before="13"/>
                            <w:ind w:left="60"/>
                          </w:pPr>
                          <w:r>
                            <w:fldChar w:fldCharType="begin"/>
                          </w:r>
                          <w:r>
                            <w:instrText xml:space="preserve"> PAGE </w:instrText>
                          </w:r>
                          <w:r>
                            <w:fldChar w:fldCharType="separate"/>
                          </w:r>
                          <w:r w:rsidR="00E44F1C">
                            <w:rPr>
                              <w:noProof/>
                            </w:rPr>
                            <w:t>6</w:t>
                          </w:r>
                          <w:r>
                            <w:fldChar w:fldCharType="end"/>
                          </w:r>
                          <w:r>
                            <w:t xml:space="preserve"> |</w:t>
                          </w:r>
                          <w:r>
                            <w:rPr>
                              <w:spacing w:val="-1"/>
                            </w:rPr>
                            <w:t xml:space="preserve"> </w:t>
                          </w:r>
                          <w:r>
                            <w:rPr>
                              <w:color w:val="7E7E7E"/>
                            </w:rPr>
                            <w:t>P</w:t>
                          </w:r>
                          <w:r>
                            <w:rPr>
                              <w:color w:val="7E7E7E"/>
                              <w:spacing w:val="-2"/>
                            </w:rPr>
                            <w:t xml:space="preserve"> </w:t>
                          </w:r>
                          <w:r>
                            <w:rPr>
                              <w:color w:val="7E7E7E"/>
                            </w:rPr>
                            <w:t>a</w:t>
                          </w:r>
                          <w:r>
                            <w:rPr>
                              <w:color w:val="7E7E7E"/>
                              <w:spacing w:val="-2"/>
                            </w:rPr>
                            <w:t xml:space="preserve"> </w:t>
                          </w:r>
                          <w:r>
                            <w:rPr>
                              <w:color w:val="7E7E7E"/>
                            </w:rPr>
                            <w:t>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67" type="#_x0000_t202" style="position:absolute;margin-left:504.2pt;margin-top:769.1pt;width:56.95pt;height:14.35pt;z-index:-1653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" filled="f" stroked="f">
              <v:textbox inset="0,0,0,0">
                <w:txbxContent>
                  <w:p w:rsidR="00660AD9" w:rsidRDefault="00660AD9">
                    <w:pPr>
                      <w:pStyle w:val="BodyText"/>
                      <w:spacing w:before="13"/>
                      <w:ind w:left="60"/>
                    </w:pPr>
                    <w:r>
                      <w:fldChar w:fldCharType="begin"/>
                    </w:r>
                    <w:r>
                      <w:instrText xml:space="preserve"> PAGE </w:instrText>
                    </w:r>
                    <w:r>
                      <w:fldChar w:fldCharType="separate"/>
                    </w:r>
                    <w:r w:rsidR="00E44F1C">
                      <w:rPr>
                        <w:noProof/>
                      </w:rPr>
                      <w:t>6</w:t>
                    </w:r>
                    <w:r>
                      <w:fldChar w:fldCharType="end"/>
                    </w:r>
                    <w:r>
                      <w:t xml:space="preserve"> |</w:t>
                    </w:r>
                    <w:r>
                      <w:rPr>
                        <w:spacing w:val="-1"/>
                      </w:rPr>
                      <w:t xml:space="preserve"> </w:t>
                    </w:r>
                    <w:r>
                      <w:rPr>
                        <w:color w:val="7E7E7E"/>
                      </w:rPr>
                      <w:t>P</w:t>
                    </w:r>
                    <w:r>
                      <w:rPr>
                        <w:color w:val="7E7E7E"/>
                        <w:spacing w:val="-2"/>
                      </w:rPr>
                      <w:t xml:space="preserve"> </w:t>
                    </w:r>
                    <w:r>
                      <w:rPr>
                        <w:color w:val="7E7E7E"/>
                      </w:rPr>
                      <w:t>a</w:t>
                    </w:r>
                    <w:r>
                      <w:rPr>
                        <w:color w:val="7E7E7E"/>
                        <w:spacing w:val="-2"/>
                      </w:rPr>
                      <w:t xml:space="preserve"> </w:t>
                    </w:r>
                    <w:r>
                      <w:rPr>
                        <w:color w:val="7E7E7E"/>
                      </w:rPr>
                      <w:t>g e</w:t>
                    </w:r>
                  </w:p>
                </w:txbxContent>
              </v:textbox>
              <w10:wrap anchorx="page" anchory="page"/>
            </v:shape>
          </w:pict>
        </mc:Fallback>
      </mc:AlternateContent>
    </w:r>
    <w:r>
      <w:rPr>
        <w:noProof/>
      </w:rPr>
      <mc:AlternateContent>
        <mc:Choice Requires="wps">
          <w:drawing>
            <wp:anchor distT="0" distB="0" distL="114300" distR="114300" simplePos="0" relativeHeight="486784512" behindDoc="1" locked="0" layoutInCell="1" allowOverlap="1">
              <wp:simplePos x="0" y="0"/>
              <wp:positionH relativeFrom="page">
                <wp:posOffset>901700</wp:posOffset>
              </wp:positionH>
              <wp:positionV relativeFrom="page">
                <wp:posOffset>9927590</wp:posOffset>
              </wp:positionV>
              <wp:extent cx="3422015" cy="167005"/>
              <wp:effectExtent l="0" t="0" r="0" b="0"/>
              <wp:wrapNone/>
              <wp:docPr id="3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01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391D26">
                          <w:pPr>
                            <w:spacing w:before="12"/>
                            <w:ind w:left="20"/>
                            <w:rPr>
                              <w:sz w:val="20"/>
                            </w:rPr>
                          </w:pPr>
                          <w:hyperlink r:id="rId1">
                            <w:r w:rsidR="00660AD9">
                              <w:rPr>
                                <w:sz w:val="18"/>
                              </w:rPr>
                              <w:t>zoolfahmy@psis.edu.my</w:t>
                            </w:r>
                            <w:r w:rsidR="00660AD9">
                              <w:rPr>
                                <w:spacing w:val="3"/>
                                <w:sz w:val="18"/>
                              </w:rPr>
                              <w:t xml:space="preserve"> </w:t>
                            </w:r>
                          </w:hyperlink>
                          <w:r w:rsidR="00660AD9">
                            <w:rPr>
                              <w:sz w:val="20"/>
                            </w:rPr>
                            <w:t>|</w:t>
                          </w:r>
                          <w:r w:rsidR="00660AD9">
                            <w:rPr>
                              <w:spacing w:val="-4"/>
                              <w:sz w:val="20"/>
                            </w:rPr>
                            <w:t xml:space="preserve"> </w:t>
                          </w:r>
                          <w:r w:rsidR="00660AD9">
                            <w:rPr>
                              <w:sz w:val="20"/>
                            </w:rPr>
                            <w:t>POLITEKNIK</w:t>
                          </w:r>
                          <w:r w:rsidR="00660AD9">
                            <w:rPr>
                              <w:spacing w:val="-3"/>
                              <w:sz w:val="20"/>
                            </w:rPr>
                            <w:t xml:space="preserve"> </w:t>
                          </w:r>
                          <w:r w:rsidR="00660AD9">
                            <w:rPr>
                              <w:sz w:val="20"/>
                            </w:rPr>
                            <w:t>SULTAN</w:t>
                          </w:r>
                          <w:r w:rsidR="00660AD9">
                            <w:rPr>
                              <w:spacing w:val="-3"/>
                              <w:sz w:val="20"/>
                            </w:rPr>
                            <w:t xml:space="preserve"> </w:t>
                          </w:r>
                          <w:r w:rsidR="00660AD9">
                            <w:rPr>
                              <w:sz w:val="20"/>
                            </w:rPr>
                            <w:t>IDRIS</w:t>
                          </w:r>
                          <w:r w:rsidR="00660AD9">
                            <w:rPr>
                              <w:spacing w:val="-1"/>
                              <w:sz w:val="20"/>
                            </w:rPr>
                            <w:t xml:space="preserve"> </w:t>
                          </w:r>
                          <w:r w:rsidR="00660AD9">
                            <w:rPr>
                              <w:sz w:val="20"/>
                            </w:rPr>
                            <w:t>SHAH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68" type="#_x0000_t202" style="position:absolute;margin-left:71pt;margin-top:781.7pt;width:269.45pt;height:13.15pt;z-index:-1653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" filled="f" stroked="f">
              <v:textbox inset="0,0,0,0">
                <w:txbxContent>
                  <w:p w:rsidR="00660AD9" w:rsidRDefault="00391D26">
                    <w:pPr>
                      <w:spacing w:before="12"/>
                      <w:ind w:left="20"/>
                      <w:rPr>
                        <w:sz w:val="20"/>
                      </w:rPr>
                    </w:pPr>
                    <w:hyperlink r:id="rId2">
                      <w:r w:rsidR="00660AD9">
                        <w:rPr>
                          <w:sz w:val="18"/>
                        </w:rPr>
                        <w:t>zoolfahmy@psis.edu.my</w:t>
                      </w:r>
                      <w:r w:rsidR="00660AD9">
                        <w:rPr>
                          <w:spacing w:val="3"/>
                          <w:sz w:val="18"/>
                        </w:rPr>
                        <w:t xml:space="preserve"> </w:t>
                      </w:r>
                    </w:hyperlink>
                    <w:r w:rsidR="00660AD9">
                      <w:rPr>
                        <w:sz w:val="20"/>
                      </w:rPr>
                      <w:t>|</w:t>
                    </w:r>
                    <w:r w:rsidR="00660AD9">
                      <w:rPr>
                        <w:spacing w:val="-4"/>
                        <w:sz w:val="20"/>
                      </w:rPr>
                      <w:t xml:space="preserve"> </w:t>
                    </w:r>
                    <w:r w:rsidR="00660AD9">
                      <w:rPr>
                        <w:sz w:val="20"/>
                      </w:rPr>
                      <w:t>POLITEKNIK</w:t>
                    </w:r>
                    <w:r w:rsidR="00660AD9">
                      <w:rPr>
                        <w:spacing w:val="-3"/>
                        <w:sz w:val="20"/>
                      </w:rPr>
                      <w:t xml:space="preserve"> </w:t>
                    </w:r>
                    <w:r w:rsidR="00660AD9">
                      <w:rPr>
                        <w:sz w:val="20"/>
                      </w:rPr>
                      <w:t>SULTAN</w:t>
                    </w:r>
                    <w:r w:rsidR="00660AD9">
                      <w:rPr>
                        <w:spacing w:val="-3"/>
                        <w:sz w:val="20"/>
                      </w:rPr>
                      <w:t xml:space="preserve"> </w:t>
                    </w:r>
                    <w:r w:rsidR="00660AD9">
                      <w:rPr>
                        <w:sz w:val="20"/>
                      </w:rPr>
                      <w:t>IDRIS</w:t>
                    </w:r>
                    <w:r w:rsidR="00660AD9">
                      <w:rPr>
                        <w:spacing w:val="-1"/>
                        <w:sz w:val="20"/>
                      </w:rPr>
                      <w:t xml:space="preserve"> </w:t>
                    </w:r>
                    <w:r w:rsidR="00660AD9">
                      <w:rPr>
                        <w:sz w:val="20"/>
                      </w:rPr>
                      <w:t>SHAH</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AD9" w:rsidRDefault="00AF5842">
    <w:pPr>
      <w:pStyle w:val="BodyText"/>
      <w:spacing w:line="14" w:lineRule="auto"/>
      <w:rPr>
        <w:sz w:val="20"/>
      </w:rPr>
    </w:pPr>
    <w:r>
      <w:rPr>
        <w:noProof/>
      </w:rPr>
      <mc:AlternateContent>
        <mc:Choice Requires="wps">
          <w:drawing>
            <wp:anchor distT="0" distB="0" distL="114300" distR="114300" simplePos="0" relativeHeight="486786560" behindDoc="1" locked="0" layoutInCell="1" allowOverlap="1">
              <wp:simplePos x="0" y="0"/>
              <wp:positionH relativeFrom="page">
                <wp:posOffset>6403340</wp:posOffset>
              </wp:positionH>
              <wp:positionV relativeFrom="page">
                <wp:posOffset>9767570</wp:posOffset>
              </wp:positionV>
              <wp:extent cx="723265" cy="182245"/>
              <wp:effectExtent l="0" t="0" r="0" b="0"/>
              <wp:wrapNone/>
              <wp:docPr id="3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pStyle w:val="BodyText"/>
                            <w:spacing w:before="13"/>
                            <w:ind w:left="60"/>
                          </w:pPr>
                          <w:r>
                            <w:fldChar w:fldCharType="begin"/>
                          </w:r>
                          <w:r>
                            <w:instrText xml:space="preserve"> PAGE </w:instrText>
                          </w:r>
                          <w:r>
                            <w:fldChar w:fldCharType="separate"/>
                          </w:r>
                          <w:r w:rsidR="00E44F1C">
                            <w:rPr>
                              <w:noProof/>
                            </w:rPr>
                            <w:t>7</w:t>
                          </w:r>
                          <w:r>
                            <w:fldChar w:fldCharType="end"/>
                          </w:r>
                          <w:r>
                            <w:t xml:space="preserve"> |</w:t>
                          </w:r>
                          <w:r>
                            <w:rPr>
                              <w:spacing w:val="-1"/>
                            </w:rPr>
                            <w:t xml:space="preserve"> </w:t>
                          </w:r>
                          <w:r>
                            <w:rPr>
                              <w:color w:val="7E7E7E"/>
                            </w:rPr>
                            <w:t>P</w:t>
                          </w:r>
                          <w:r>
                            <w:rPr>
                              <w:color w:val="7E7E7E"/>
                              <w:spacing w:val="-2"/>
                            </w:rPr>
                            <w:t xml:space="preserve"> </w:t>
                          </w:r>
                          <w:r>
                            <w:rPr>
                              <w:color w:val="7E7E7E"/>
                            </w:rPr>
                            <w:t>a</w:t>
                          </w:r>
                          <w:r>
                            <w:rPr>
                              <w:color w:val="7E7E7E"/>
                              <w:spacing w:val="-2"/>
                            </w:rPr>
                            <w:t xml:space="preserve"> </w:t>
                          </w:r>
                          <w:r>
                            <w:rPr>
                              <w:color w:val="7E7E7E"/>
                            </w:rPr>
                            <w:t>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71" type="#_x0000_t202" style="position:absolute;margin-left:504.2pt;margin-top:769.1pt;width:56.95pt;height:14.35pt;z-index:-165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" filled="f" stroked="f">
              <v:textbox inset="0,0,0,0">
                <w:txbxContent>
                  <w:p w:rsidR="00660AD9" w:rsidRDefault="00660AD9">
                    <w:pPr>
                      <w:pStyle w:val="BodyText"/>
                      <w:spacing w:before="13"/>
                      <w:ind w:left="60"/>
                    </w:pPr>
                    <w:r>
                      <w:fldChar w:fldCharType="begin"/>
                    </w:r>
                    <w:r>
                      <w:instrText xml:space="preserve"> PAGE </w:instrText>
                    </w:r>
                    <w:r>
                      <w:fldChar w:fldCharType="separate"/>
                    </w:r>
                    <w:r w:rsidR="00E44F1C">
                      <w:rPr>
                        <w:noProof/>
                      </w:rPr>
                      <w:t>7</w:t>
                    </w:r>
                    <w:r>
                      <w:fldChar w:fldCharType="end"/>
                    </w:r>
                    <w:r>
                      <w:t xml:space="preserve"> |</w:t>
                    </w:r>
                    <w:r>
                      <w:rPr>
                        <w:spacing w:val="-1"/>
                      </w:rPr>
                      <w:t xml:space="preserve"> </w:t>
                    </w:r>
                    <w:r>
                      <w:rPr>
                        <w:color w:val="7E7E7E"/>
                      </w:rPr>
                      <w:t>P</w:t>
                    </w:r>
                    <w:r>
                      <w:rPr>
                        <w:color w:val="7E7E7E"/>
                        <w:spacing w:val="-2"/>
                      </w:rPr>
                      <w:t xml:space="preserve"> </w:t>
                    </w:r>
                    <w:r>
                      <w:rPr>
                        <w:color w:val="7E7E7E"/>
                      </w:rPr>
                      <w:t>a</w:t>
                    </w:r>
                    <w:r>
                      <w:rPr>
                        <w:color w:val="7E7E7E"/>
                        <w:spacing w:val="-2"/>
                      </w:rPr>
                      <w:t xml:space="preserve"> </w:t>
                    </w:r>
                    <w:r>
                      <w:rPr>
                        <w:color w:val="7E7E7E"/>
                      </w:rPr>
                      <w:t>g e</w:t>
                    </w:r>
                  </w:p>
                </w:txbxContent>
              </v:textbox>
              <w10:wrap anchorx="page" anchory="page"/>
            </v:shape>
          </w:pict>
        </mc:Fallback>
      </mc:AlternateContent>
    </w:r>
    <w:r>
      <w:rPr>
        <w:noProof/>
      </w:rPr>
      <mc:AlternateContent>
        <mc:Choice Requires="wps">
          <w:drawing>
            <wp:anchor distT="0" distB="0" distL="114300" distR="114300" simplePos="0" relativeHeight="486787072" behindDoc="1" locked="0" layoutInCell="1" allowOverlap="1">
              <wp:simplePos x="0" y="0"/>
              <wp:positionH relativeFrom="page">
                <wp:posOffset>901700</wp:posOffset>
              </wp:positionH>
              <wp:positionV relativeFrom="page">
                <wp:posOffset>9927590</wp:posOffset>
              </wp:positionV>
              <wp:extent cx="3422015" cy="167005"/>
              <wp:effectExtent l="0" t="0" r="0" b="0"/>
              <wp:wrapNone/>
              <wp:docPr id="3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01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391D26">
                          <w:pPr>
                            <w:spacing w:before="12"/>
                            <w:ind w:left="20"/>
                            <w:rPr>
                              <w:sz w:val="20"/>
                            </w:rPr>
                          </w:pPr>
                          <w:hyperlink r:id="rId1">
                            <w:r w:rsidR="00660AD9">
                              <w:rPr>
                                <w:sz w:val="18"/>
                              </w:rPr>
                              <w:t>zoolfahmy@psis.edu.my</w:t>
                            </w:r>
                            <w:r w:rsidR="00660AD9">
                              <w:rPr>
                                <w:spacing w:val="3"/>
                                <w:sz w:val="18"/>
                              </w:rPr>
                              <w:t xml:space="preserve"> </w:t>
                            </w:r>
                          </w:hyperlink>
                          <w:r w:rsidR="00660AD9">
                            <w:rPr>
                              <w:sz w:val="20"/>
                            </w:rPr>
                            <w:t>|</w:t>
                          </w:r>
                          <w:r w:rsidR="00660AD9">
                            <w:rPr>
                              <w:spacing w:val="-4"/>
                              <w:sz w:val="20"/>
                            </w:rPr>
                            <w:t xml:space="preserve"> </w:t>
                          </w:r>
                          <w:r w:rsidR="00660AD9">
                            <w:rPr>
                              <w:sz w:val="20"/>
                            </w:rPr>
                            <w:t>POLITEKNIK</w:t>
                          </w:r>
                          <w:r w:rsidR="00660AD9">
                            <w:rPr>
                              <w:spacing w:val="-3"/>
                              <w:sz w:val="20"/>
                            </w:rPr>
                            <w:t xml:space="preserve"> </w:t>
                          </w:r>
                          <w:r w:rsidR="00660AD9">
                            <w:rPr>
                              <w:sz w:val="20"/>
                            </w:rPr>
                            <w:t>SULTAN</w:t>
                          </w:r>
                          <w:r w:rsidR="00660AD9">
                            <w:rPr>
                              <w:spacing w:val="-3"/>
                              <w:sz w:val="20"/>
                            </w:rPr>
                            <w:t xml:space="preserve"> </w:t>
                          </w:r>
                          <w:r w:rsidR="00660AD9">
                            <w:rPr>
                              <w:sz w:val="20"/>
                            </w:rPr>
                            <w:t>IDRIS</w:t>
                          </w:r>
                          <w:r w:rsidR="00660AD9">
                            <w:rPr>
                              <w:spacing w:val="-1"/>
                              <w:sz w:val="20"/>
                            </w:rPr>
                            <w:t xml:space="preserve"> </w:t>
                          </w:r>
                          <w:r w:rsidR="00660AD9">
                            <w:rPr>
                              <w:sz w:val="20"/>
                            </w:rPr>
                            <w:t>SHAH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72" type="#_x0000_t202" style="position:absolute;margin-left:71pt;margin-top:781.7pt;width:269.45pt;height:13.15pt;z-index:-1652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" filled="f" stroked="f">
              <v:textbox inset="0,0,0,0">
                <w:txbxContent>
                  <w:p w:rsidR="00660AD9" w:rsidRDefault="00391D26">
                    <w:pPr>
                      <w:spacing w:before="12"/>
                      <w:ind w:left="20"/>
                      <w:rPr>
                        <w:sz w:val="20"/>
                      </w:rPr>
                    </w:pPr>
                    <w:hyperlink r:id="rId2">
                      <w:r w:rsidR="00660AD9">
                        <w:rPr>
                          <w:sz w:val="18"/>
                        </w:rPr>
                        <w:t>zoolfahmy@psis.edu.my</w:t>
                      </w:r>
                      <w:r w:rsidR="00660AD9">
                        <w:rPr>
                          <w:spacing w:val="3"/>
                          <w:sz w:val="18"/>
                        </w:rPr>
                        <w:t xml:space="preserve"> </w:t>
                      </w:r>
                    </w:hyperlink>
                    <w:r w:rsidR="00660AD9">
                      <w:rPr>
                        <w:sz w:val="20"/>
                      </w:rPr>
                      <w:t>|</w:t>
                    </w:r>
                    <w:r w:rsidR="00660AD9">
                      <w:rPr>
                        <w:spacing w:val="-4"/>
                        <w:sz w:val="20"/>
                      </w:rPr>
                      <w:t xml:space="preserve"> </w:t>
                    </w:r>
                    <w:r w:rsidR="00660AD9">
                      <w:rPr>
                        <w:sz w:val="20"/>
                      </w:rPr>
                      <w:t>POLITEKNIK</w:t>
                    </w:r>
                    <w:r w:rsidR="00660AD9">
                      <w:rPr>
                        <w:spacing w:val="-3"/>
                        <w:sz w:val="20"/>
                      </w:rPr>
                      <w:t xml:space="preserve"> </w:t>
                    </w:r>
                    <w:r w:rsidR="00660AD9">
                      <w:rPr>
                        <w:sz w:val="20"/>
                      </w:rPr>
                      <w:t>SULTAN</w:t>
                    </w:r>
                    <w:r w:rsidR="00660AD9">
                      <w:rPr>
                        <w:spacing w:val="-3"/>
                        <w:sz w:val="20"/>
                      </w:rPr>
                      <w:t xml:space="preserve"> </w:t>
                    </w:r>
                    <w:r w:rsidR="00660AD9">
                      <w:rPr>
                        <w:sz w:val="20"/>
                      </w:rPr>
                      <w:t>IDRIS</w:t>
                    </w:r>
                    <w:r w:rsidR="00660AD9">
                      <w:rPr>
                        <w:spacing w:val="-1"/>
                        <w:sz w:val="20"/>
                      </w:rPr>
                      <w:t xml:space="preserve"> </w:t>
                    </w:r>
                    <w:r w:rsidR="00660AD9">
                      <w:rPr>
                        <w:sz w:val="20"/>
                      </w:rPr>
                      <w:t>SHAH</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AD9" w:rsidRDefault="00AF5842">
    <w:pPr>
      <w:pStyle w:val="BodyText"/>
      <w:spacing w:line="14" w:lineRule="auto"/>
      <w:rPr>
        <w:sz w:val="20"/>
      </w:rPr>
    </w:pPr>
    <w:r>
      <w:rPr>
        <w:noProof/>
      </w:rPr>
      <mc:AlternateContent>
        <mc:Choice Requires="wps">
          <w:drawing>
            <wp:anchor distT="0" distB="0" distL="114300" distR="114300" simplePos="0" relativeHeight="486789120" behindDoc="1" locked="0" layoutInCell="1" allowOverlap="1">
              <wp:simplePos x="0" y="0"/>
              <wp:positionH relativeFrom="page">
                <wp:posOffset>896620</wp:posOffset>
              </wp:positionH>
              <wp:positionV relativeFrom="page">
                <wp:posOffset>9758045</wp:posOffset>
              </wp:positionV>
              <wp:extent cx="6233795" cy="6350"/>
              <wp:effectExtent l="0" t="0" r="0" b="0"/>
              <wp:wrapNone/>
              <wp:docPr id="2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79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1D9D09" id="Rectangle 36" o:spid="_x0000_s1026" style="position:absolute;margin-left:70.6pt;margin-top:768.35pt;width:490.85pt;height:.5pt;z-index:-1652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" fillcolor="#d9d9d9" stroked="f">
              <w10:wrap anchorx="page" anchory="page"/>
            </v:rect>
          </w:pict>
        </mc:Fallback>
      </mc:AlternateContent>
    </w:r>
    <w:r>
      <w:rPr>
        <w:noProof/>
      </w:rPr>
      <mc:AlternateContent>
        <mc:Choice Requires="wps">
          <w:drawing>
            <wp:anchor distT="0" distB="0" distL="114300" distR="114300" simplePos="0" relativeHeight="486789632" behindDoc="1" locked="0" layoutInCell="1" allowOverlap="1">
              <wp:simplePos x="0" y="0"/>
              <wp:positionH relativeFrom="page">
                <wp:posOffset>6325870</wp:posOffset>
              </wp:positionH>
              <wp:positionV relativeFrom="page">
                <wp:posOffset>9767570</wp:posOffset>
              </wp:positionV>
              <wp:extent cx="800735" cy="182245"/>
              <wp:effectExtent l="0" t="0" r="0" b="0"/>
              <wp:wrapNone/>
              <wp:docPr id="2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73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pStyle w:val="BodyText"/>
                            <w:spacing w:before="13"/>
                            <w:ind w:left="60"/>
                          </w:pPr>
                          <w:r>
                            <w:fldChar w:fldCharType="begin"/>
                          </w:r>
                          <w:r>
                            <w:instrText xml:space="preserve"> PAGE </w:instrText>
                          </w:r>
                          <w:r>
                            <w:fldChar w:fldCharType="separate"/>
                          </w:r>
                          <w:r w:rsidR="00E44F1C">
                            <w:rPr>
                              <w:noProof/>
                            </w:rPr>
                            <w:t>10</w:t>
                          </w:r>
                          <w:r>
                            <w:fldChar w:fldCharType="end"/>
                          </w:r>
                          <w:r>
                            <w:t xml:space="preserve"> |</w:t>
                          </w:r>
                          <w:r>
                            <w:rPr>
                              <w:spacing w:val="-1"/>
                            </w:rPr>
                            <w:t xml:space="preserve"> </w:t>
                          </w:r>
                          <w:r>
                            <w:rPr>
                              <w:color w:val="7E7E7E"/>
                            </w:rPr>
                            <w:t>P</w:t>
                          </w:r>
                          <w:r>
                            <w:rPr>
                              <w:color w:val="7E7E7E"/>
                              <w:spacing w:val="-2"/>
                            </w:rPr>
                            <w:t xml:space="preserve"> </w:t>
                          </w:r>
                          <w:r>
                            <w:rPr>
                              <w:color w:val="7E7E7E"/>
                            </w:rPr>
                            <w:t>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75" type="#_x0000_t202" style="position:absolute;margin-left:498.1pt;margin-top:769.1pt;width:63.05pt;height:14.35pt;z-index:-165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LfvswIAALI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" filled="f" stroked="f">
              <v:textbox inset="0,0,0,0">
                <w:txbxContent>
                  <w:p w:rsidR="00660AD9" w:rsidRDefault="00660AD9">
                    <w:pPr>
                      <w:pStyle w:val="BodyText"/>
                      <w:spacing w:before="13"/>
                      <w:ind w:left="60"/>
                    </w:pPr>
                    <w:r>
                      <w:fldChar w:fldCharType="begin"/>
                    </w:r>
                    <w:r>
                      <w:instrText xml:space="preserve"> PAGE </w:instrText>
                    </w:r>
                    <w:r>
                      <w:fldChar w:fldCharType="separate"/>
                    </w:r>
                    <w:r w:rsidR="00E44F1C">
                      <w:rPr>
                        <w:noProof/>
                      </w:rPr>
                      <w:t>10</w:t>
                    </w:r>
                    <w:r>
                      <w:fldChar w:fldCharType="end"/>
                    </w:r>
                    <w:r>
                      <w:t xml:space="preserve"> |</w:t>
                    </w:r>
                    <w:r>
                      <w:rPr>
                        <w:spacing w:val="-1"/>
                      </w:rPr>
                      <w:t xml:space="preserve"> </w:t>
                    </w:r>
                    <w:r>
                      <w:rPr>
                        <w:color w:val="7E7E7E"/>
                      </w:rPr>
                      <w:t>P</w:t>
                    </w:r>
                    <w:r>
                      <w:rPr>
                        <w:color w:val="7E7E7E"/>
                        <w:spacing w:val="-2"/>
                      </w:rPr>
                      <w:t xml:space="preserve"> </w:t>
                    </w:r>
                    <w:r>
                      <w:rPr>
                        <w:color w:val="7E7E7E"/>
                      </w:rPr>
                      <w:t>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r>
      <w:rPr>
        <w:noProof/>
      </w:rPr>
      <mc:AlternateContent>
        <mc:Choice Requires="wps">
          <w:drawing>
            <wp:anchor distT="0" distB="0" distL="114300" distR="114300" simplePos="0" relativeHeight="486790144" behindDoc="1" locked="0" layoutInCell="1" allowOverlap="1">
              <wp:simplePos x="0" y="0"/>
              <wp:positionH relativeFrom="page">
                <wp:posOffset>901700</wp:posOffset>
              </wp:positionH>
              <wp:positionV relativeFrom="page">
                <wp:posOffset>9927590</wp:posOffset>
              </wp:positionV>
              <wp:extent cx="3422015" cy="167005"/>
              <wp:effectExtent l="0" t="0" r="0" b="0"/>
              <wp:wrapNone/>
              <wp:docPr id="2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01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391D26">
                          <w:pPr>
                            <w:spacing w:before="12"/>
                            <w:ind w:left="20"/>
                            <w:rPr>
                              <w:sz w:val="20"/>
                            </w:rPr>
                          </w:pPr>
                          <w:hyperlink r:id="rId1">
                            <w:r w:rsidR="003744E3">
                              <w:t>JKE</w:t>
                            </w:r>
                            <w:r w:rsidR="00660AD9">
                              <w:rPr>
                                <w:spacing w:val="3"/>
                                <w:sz w:val="18"/>
                              </w:rPr>
                              <w:t xml:space="preserve"> </w:t>
                            </w:r>
                          </w:hyperlink>
                          <w:r w:rsidR="00660AD9">
                            <w:rPr>
                              <w:sz w:val="20"/>
                            </w:rPr>
                            <w:t>|</w:t>
                          </w:r>
                          <w:r w:rsidR="00660AD9">
                            <w:rPr>
                              <w:spacing w:val="-4"/>
                              <w:sz w:val="20"/>
                            </w:rPr>
                            <w:t xml:space="preserve"> </w:t>
                          </w:r>
                          <w:r w:rsidR="00660AD9">
                            <w:rPr>
                              <w:sz w:val="20"/>
                            </w:rPr>
                            <w:t>POLITEKNIK</w:t>
                          </w:r>
                          <w:r w:rsidR="00660AD9">
                            <w:rPr>
                              <w:spacing w:val="-3"/>
                              <w:sz w:val="20"/>
                            </w:rPr>
                            <w:t xml:space="preserve"> </w:t>
                          </w:r>
                          <w:r w:rsidR="00660AD9">
                            <w:rPr>
                              <w:sz w:val="20"/>
                            </w:rPr>
                            <w:t>SULTAN</w:t>
                          </w:r>
                          <w:r w:rsidR="00660AD9">
                            <w:rPr>
                              <w:spacing w:val="-3"/>
                              <w:sz w:val="20"/>
                            </w:rPr>
                            <w:t xml:space="preserve"> </w:t>
                          </w:r>
                          <w:r w:rsidR="00660AD9">
                            <w:rPr>
                              <w:sz w:val="20"/>
                            </w:rPr>
                            <w:t>IDRIS</w:t>
                          </w:r>
                          <w:r w:rsidR="00660AD9">
                            <w:rPr>
                              <w:spacing w:val="-1"/>
                              <w:sz w:val="20"/>
                            </w:rPr>
                            <w:t xml:space="preserve"> </w:t>
                          </w:r>
                          <w:r w:rsidR="00660AD9">
                            <w:rPr>
                              <w:sz w:val="20"/>
                            </w:rPr>
                            <w:t>SHAH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76" type="#_x0000_t202" style="position:absolute;margin-left:71pt;margin-top:781.7pt;width:269.45pt;height:13.15pt;z-index:-1652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" filled="f" stroked="f">
              <v:textbox inset="0,0,0,0">
                <w:txbxContent>
                  <w:p w:rsidR="00660AD9" w:rsidRDefault="00391D26">
                    <w:pPr>
                      <w:spacing w:before="12"/>
                      <w:ind w:left="20"/>
                      <w:rPr>
                        <w:sz w:val="20"/>
                      </w:rPr>
                    </w:pPr>
                    <w:hyperlink r:id="rId2">
                      <w:r w:rsidR="003744E3">
                        <w:t>JKE</w:t>
                      </w:r>
                      <w:r w:rsidR="00660AD9">
                        <w:rPr>
                          <w:spacing w:val="3"/>
                          <w:sz w:val="18"/>
                        </w:rPr>
                        <w:t xml:space="preserve"> </w:t>
                      </w:r>
                    </w:hyperlink>
                    <w:r w:rsidR="00660AD9">
                      <w:rPr>
                        <w:sz w:val="20"/>
                      </w:rPr>
                      <w:t>|</w:t>
                    </w:r>
                    <w:r w:rsidR="00660AD9">
                      <w:rPr>
                        <w:spacing w:val="-4"/>
                        <w:sz w:val="20"/>
                      </w:rPr>
                      <w:t xml:space="preserve"> </w:t>
                    </w:r>
                    <w:r w:rsidR="00660AD9">
                      <w:rPr>
                        <w:sz w:val="20"/>
                      </w:rPr>
                      <w:t>POLITEKNIK</w:t>
                    </w:r>
                    <w:r w:rsidR="00660AD9">
                      <w:rPr>
                        <w:spacing w:val="-3"/>
                        <w:sz w:val="20"/>
                      </w:rPr>
                      <w:t xml:space="preserve"> </w:t>
                    </w:r>
                    <w:r w:rsidR="00660AD9">
                      <w:rPr>
                        <w:sz w:val="20"/>
                      </w:rPr>
                      <w:t>SULTAN</w:t>
                    </w:r>
                    <w:r w:rsidR="00660AD9">
                      <w:rPr>
                        <w:spacing w:val="-3"/>
                        <w:sz w:val="20"/>
                      </w:rPr>
                      <w:t xml:space="preserve"> </w:t>
                    </w:r>
                    <w:r w:rsidR="00660AD9">
                      <w:rPr>
                        <w:sz w:val="20"/>
                      </w:rPr>
                      <w:t>IDRIS</w:t>
                    </w:r>
                    <w:r w:rsidR="00660AD9">
                      <w:rPr>
                        <w:spacing w:val="-1"/>
                        <w:sz w:val="20"/>
                      </w:rPr>
                      <w:t xml:space="preserve"> </w:t>
                    </w:r>
                    <w:r w:rsidR="00660AD9">
                      <w:rPr>
                        <w:sz w:val="20"/>
                      </w:rPr>
                      <w:t>SHAH</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AD9" w:rsidRDefault="00AF5842">
    <w:pPr>
      <w:pStyle w:val="BodyText"/>
      <w:spacing w:line="14" w:lineRule="auto"/>
      <w:rPr>
        <w:sz w:val="20"/>
      </w:rPr>
    </w:pPr>
    <w:r>
      <w:rPr>
        <w:noProof/>
      </w:rPr>
      <mc:AlternateContent>
        <mc:Choice Requires="wps">
          <w:drawing>
            <wp:anchor distT="0" distB="0" distL="114300" distR="114300" simplePos="0" relativeHeight="486792192" behindDoc="1" locked="0" layoutInCell="1" allowOverlap="1">
              <wp:simplePos x="0" y="0"/>
              <wp:positionH relativeFrom="page">
                <wp:posOffset>6325870</wp:posOffset>
              </wp:positionH>
              <wp:positionV relativeFrom="page">
                <wp:posOffset>9767570</wp:posOffset>
              </wp:positionV>
              <wp:extent cx="800735" cy="182245"/>
              <wp:effectExtent l="0" t="0" r="0" b="0"/>
              <wp:wrapNone/>
              <wp:docPr id="2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73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pStyle w:val="BodyText"/>
                            <w:spacing w:before="13"/>
                            <w:ind w:left="60"/>
                          </w:pPr>
                          <w:r>
                            <w:fldChar w:fldCharType="begin"/>
                          </w:r>
                          <w:r>
                            <w:instrText xml:space="preserve"> PAGE </w:instrText>
                          </w:r>
                          <w:r>
                            <w:fldChar w:fldCharType="separate"/>
                          </w:r>
                          <w:r w:rsidR="00E44F1C">
                            <w:rPr>
                              <w:noProof/>
                            </w:rPr>
                            <w:t>14</w:t>
                          </w:r>
                          <w:r>
                            <w:fldChar w:fldCharType="end"/>
                          </w:r>
                          <w:r>
                            <w:t xml:space="preserve"> |</w:t>
                          </w:r>
                          <w:r>
                            <w:rPr>
                              <w:spacing w:val="-1"/>
                            </w:rPr>
                            <w:t xml:space="preserve"> </w:t>
                          </w:r>
                          <w:r>
                            <w:rPr>
                              <w:color w:val="7E7E7E"/>
                            </w:rPr>
                            <w:t>P</w:t>
                          </w:r>
                          <w:r>
                            <w:rPr>
                              <w:color w:val="7E7E7E"/>
                              <w:spacing w:val="-2"/>
                            </w:rPr>
                            <w:t xml:space="preserve"> </w:t>
                          </w:r>
                          <w:r>
                            <w:rPr>
                              <w:color w:val="7E7E7E"/>
                            </w:rPr>
                            <w:t>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79" type="#_x0000_t202" style="position:absolute;margin-left:498.1pt;margin-top:769.1pt;width:63.05pt;height:14.35pt;z-index:-165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" filled="f" stroked="f">
              <v:textbox inset="0,0,0,0">
                <w:txbxContent>
                  <w:p w:rsidR="00660AD9" w:rsidRDefault="00660AD9">
                    <w:pPr>
                      <w:pStyle w:val="BodyText"/>
                      <w:spacing w:before="13"/>
                      <w:ind w:left="60"/>
                    </w:pPr>
                    <w:r>
                      <w:fldChar w:fldCharType="begin"/>
                    </w:r>
                    <w:r>
                      <w:instrText xml:space="preserve"> PAGE </w:instrText>
                    </w:r>
                    <w:r>
                      <w:fldChar w:fldCharType="separate"/>
                    </w:r>
                    <w:r w:rsidR="00E44F1C">
                      <w:rPr>
                        <w:noProof/>
                      </w:rPr>
                      <w:t>14</w:t>
                    </w:r>
                    <w:r>
                      <w:fldChar w:fldCharType="end"/>
                    </w:r>
                    <w:r>
                      <w:t xml:space="preserve"> |</w:t>
                    </w:r>
                    <w:r>
                      <w:rPr>
                        <w:spacing w:val="-1"/>
                      </w:rPr>
                      <w:t xml:space="preserve"> </w:t>
                    </w:r>
                    <w:r>
                      <w:rPr>
                        <w:color w:val="7E7E7E"/>
                      </w:rPr>
                      <w:t>P</w:t>
                    </w:r>
                    <w:r>
                      <w:rPr>
                        <w:color w:val="7E7E7E"/>
                        <w:spacing w:val="-2"/>
                      </w:rPr>
                      <w:t xml:space="preserve"> </w:t>
                    </w:r>
                    <w:r>
                      <w:rPr>
                        <w:color w:val="7E7E7E"/>
                      </w:rPr>
                      <w:t>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r>
      <w:rPr>
        <w:noProof/>
      </w:rPr>
      <mc:AlternateContent>
        <mc:Choice Requires="wps">
          <w:drawing>
            <wp:anchor distT="0" distB="0" distL="114300" distR="114300" simplePos="0" relativeHeight="486792704" behindDoc="1" locked="0" layoutInCell="1" allowOverlap="1">
              <wp:simplePos x="0" y="0"/>
              <wp:positionH relativeFrom="page">
                <wp:posOffset>901700</wp:posOffset>
              </wp:positionH>
              <wp:positionV relativeFrom="page">
                <wp:posOffset>9927590</wp:posOffset>
              </wp:positionV>
              <wp:extent cx="3422015" cy="167005"/>
              <wp:effectExtent l="0" t="0" r="0" b="0"/>
              <wp:wrapNone/>
              <wp:docPr id="1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01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391D26">
                          <w:pPr>
                            <w:spacing w:before="12"/>
                            <w:ind w:left="20"/>
                            <w:rPr>
                              <w:sz w:val="20"/>
                            </w:rPr>
                          </w:pPr>
                          <w:hyperlink r:id="rId1">
                            <w:r w:rsidR="003744E3">
                              <w:rPr>
                                <w:sz w:val="18"/>
                              </w:rPr>
                              <w:t>JKE</w:t>
                            </w:r>
                            <w:r w:rsidR="00660AD9">
                              <w:rPr>
                                <w:spacing w:val="3"/>
                                <w:sz w:val="18"/>
                              </w:rPr>
                              <w:t xml:space="preserve"> </w:t>
                            </w:r>
                          </w:hyperlink>
                          <w:r w:rsidR="00660AD9">
                            <w:rPr>
                              <w:sz w:val="20"/>
                            </w:rPr>
                            <w:t>|</w:t>
                          </w:r>
                          <w:r w:rsidR="00660AD9">
                            <w:rPr>
                              <w:spacing w:val="-4"/>
                              <w:sz w:val="20"/>
                            </w:rPr>
                            <w:t xml:space="preserve"> </w:t>
                          </w:r>
                          <w:r w:rsidR="00660AD9">
                            <w:rPr>
                              <w:sz w:val="20"/>
                            </w:rPr>
                            <w:t>POLITEKNIK</w:t>
                          </w:r>
                          <w:r w:rsidR="00660AD9">
                            <w:rPr>
                              <w:spacing w:val="-3"/>
                              <w:sz w:val="20"/>
                            </w:rPr>
                            <w:t xml:space="preserve"> </w:t>
                          </w:r>
                          <w:r w:rsidR="00660AD9">
                            <w:rPr>
                              <w:sz w:val="20"/>
                            </w:rPr>
                            <w:t>SULTAN</w:t>
                          </w:r>
                          <w:r w:rsidR="00660AD9">
                            <w:rPr>
                              <w:spacing w:val="-3"/>
                              <w:sz w:val="20"/>
                            </w:rPr>
                            <w:t xml:space="preserve"> </w:t>
                          </w:r>
                          <w:r w:rsidR="00660AD9">
                            <w:rPr>
                              <w:sz w:val="20"/>
                            </w:rPr>
                            <w:t>IDRIS</w:t>
                          </w:r>
                          <w:r w:rsidR="00660AD9">
                            <w:rPr>
                              <w:spacing w:val="-1"/>
                              <w:sz w:val="20"/>
                            </w:rPr>
                            <w:t xml:space="preserve"> </w:t>
                          </w:r>
                          <w:r w:rsidR="00660AD9">
                            <w:rPr>
                              <w:sz w:val="20"/>
                            </w:rPr>
                            <w:t>SHAH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80" type="#_x0000_t202" style="position:absolute;margin-left:71pt;margin-top:781.7pt;width:269.45pt;height:13.15pt;z-index:-165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" filled="f" stroked="f">
              <v:textbox inset="0,0,0,0">
                <w:txbxContent>
                  <w:p w:rsidR="00660AD9" w:rsidRDefault="00391D26">
                    <w:pPr>
                      <w:spacing w:before="12"/>
                      <w:ind w:left="20"/>
                      <w:rPr>
                        <w:sz w:val="20"/>
                      </w:rPr>
                    </w:pPr>
                    <w:hyperlink r:id="rId2">
                      <w:r w:rsidR="003744E3">
                        <w:rPr>
                          <w:sz w:val="18"/>
                        </w:rPr>
                        <w:t>JKE</w:t>
                      </w:r>
                      <w:r w:rsidR="00660AD9">
                        <w:rPr>
                          <w:spacing w:val="3"/>
                          <w:sz w:val="18"/>
                        </w:rPr>
                        <w:t xml:space="preserve"> </w:t>
                      </w:r>
                    </w:hyperlink>
                    <w:r w:rsidR="00660AD9">
                      <w:rPr>
                        <w:sz w:val="20"/>
                      </w:rPr>
                      <w:t>|</w:t>
                    </w:r>
                    <w:r w:rsidR="00660AD9">
                      <w:rPr>
                        <w:spacing w:val="-4"/>
                        <w:sz w:val="20"/>
                      </w:rPr>
                      <w:t xml:space="preserve"> </w:t>
                    </w:r>
                    <w:r w:rsidR="00660AD9">
                      <w:rPr>
                        <w:sz w:val="20"/>
                      </w:rPr>
                      <w:t>POLITEKNIK</w:t>
                    </w:r>
                    <w:r w:rsidR="00660AD9">
                      <w:rPr>
                        <w:spacing w:val="-3"/>
                        <w:sz w:val="20"/>
                      </w:rPr>
                      <w:t xml:space="preserve"> </w:t>
                    </w:r>
                    <w:r w:rsidR="00660AD9">
                      <w:rPr>
                        <w:sz w:val="20"/>
                      </w:rPr>
                      <w:t>SULTAN</w:t>
                    </w:r>
                    <w:r w:rsidR="00660AD9">
                      <w:rPr>
                        <w:spacing w:val="-3"/>
                        <w:sz w:val="20"/>
                      </w:rPr>
                      <w:t xml:space="preserve"> </w:t>
                    </w:r>
                    <w:r w:rsidR="00660AD9">
                      <w:rPr>
                        <w:sz w:val="20"/>
                      </w:rPr>
                      <w:t>IDRIS</w:t>
                    </w:r>
                    <w:r w:rsidR="00660AD9">
                      <w:rPr>
                        <w:spacing w:val="-1"/>
                        <w:sz w:val="20"/>
                      </w:rPr>
                      <w:t xml:space="preserve"> </w:t>
                    </w:r>
                    <w:r w:rsidR="00660AD9">
                      <w:rPr>
                        <w:sz w:val="20"/>
                      </w:rPr>
                      <w:t>SHAH</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AD9" w:rsidRDefault="00AF5842">
    <w:pPr>
      <w:pStyle w:val="BodyText"/>
      <w:spacing w:line="14" w:lineRule="auto"/>
      <w:rPr>
        <w:sz w:val="20"/>
      </w:rPr>
    </w:pPr>
    <w:r>
      <w:rPr>
        <w:noProof/>
      </w:rPr>
      <mc:AlternateContent>
        <mc:Choice Requires="wps">
          <w:drawing>
            <wp:anchor distT="0" distB="0" distL="114300" distR="114300" simplePos="0" relativeHeight="486794752" behindDoc="1" locked="0" layoutInCell="1" allowOverlap="1">
              <wp:simplePos x="0" y="0"/>
              <wp:positionH relativeFrom="page">
                <wp:posOffset>896620</wp:posOffset>
              </wp:positionH>
              <wp:positionV relativeFrom="page">
                <wp:posOffset>9758045</wp:posOffset>
              </wp:positionV>
              <wp:extent cx="6233795" cy="6350"/>
              <wp:effectExtent l="0" t="0" r="0" b="0"/>
              <wp:wrapNone/>
              <wp:docPr id="1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79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A72E89" id="Rectangle 25" o:spid="_x0000_s1026" style="position:absolute;margin-left:70.6pt;margin-top:768.35pt;width:490.85pt;height:.5pt;z-index:-165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" fillcolor="#d9d9d9" stroked="f">
              <w10:wrap anchorx="page" anchory="page"/>
            </v:rect>
          </w:pict>
        </mc:Fallback>
      </mc:AlternateContent>
    </w:r>
    <w:r>
      <w:rPr>
        <w:noProof/>
      </w:rPr>
      <mc:AlternateContent>
        <mc:Choice Requires="wps">
          <w:drawing>
            <wp:anchor distT="0" distB="0" distL="114300" distR="114300" simplePos="0" relativeHeight="486795264" behindDoc="1" locked="0" layoutInCell="1" allowOverlap="1">
              <wp:simplePos x="0" y="0"/>
              <wp:positionH relativeFrom="page">
                <wp:posOffset>6325870</wp:posOffset>
              </wp:positionH>
              <wp:positionV relativeFrom="page">
                <wp:posOffset>9767570</wp:posOffset>
              </wp:positionV>
              <wp:extent cx="800735" cy="182245"/>
              <wp:effectExtent l="0" t="0" r="0"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73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pStyle w:val="BodyText"/>
                            <w:spacing w:before="13"/>
                            <w:ind w:left="60"/>
                          </w:pPr>
                          <w:r>
                            <w:fldChar w:fldCharType="begin"/>
                          </w:r>
                          <w:r>
                            <w:instrText xml:space="preserve"> PAGE </w:instrText>
                          </w:r>
                          <w:r>
                            <w:fldChar w:fldCharType="separate"/>
                          </w:r>
                          <w:r w:rsidR="00E44F1C">
                            <w:rPr>
                              <w:noProof/>
                            </w:rPr>
                            <w:t>18</w:t>
                          </w:r>
                          <w:r>
                            <w:fldChar w:fldCharType="end"/>
                          </w:r>
                          <w:r>
                            <w:t xml:space="preserve"> |</w:t>
                          </w:r>
                          <w:r>
                            <w:rPr>
                              <w:spacing w:val="-1"/>
                            </w:rPr>
                            <w:t xml:space="preserve"> </w:t>
                          </w:r>
                          <w:r>
                            <w:rPr>
                              <w:color w:val="7E7E7E"/>
                            </w:rPr>
                            <w:t>P</w:t>
                          </w:r>
                          <w:r>
                            <w:rPr>
                              <w:color w:val="7E7E7E"/>
                              <w:spacing w:val="-2"/>
                            </w:rPr>
                            <w:t xml:space="preserve"> </w:t>
                          </w:r>
                          <w:r>
                            <w:rPr>
                              <w:color w:val="7E7E7E"/>
                            </w:rPr>
                            <w:t>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83" type="#_x0000_t202" style="position:absolute;margin-left:498.1pt;margin-top:769.1pt;width:63.05pt;height:14.35pt;z-index:-1652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gh0sQIAALI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" filled="f" stroked="f">
              <v:textbox inset="0,0,0,0">
                <w:txbxContent>
                  <w:p w:rsidR="00660AD9" w:rsidRDefault="00660AD9">
                    <w:pPr>
                      <w:pStyle w:val="BodyText"/>
                      <w:spacing w:before="13"/>
                      <w:ind w:left="60"/>
                    </w:pPr>
                    <w:r>
                      <w:fldChar w:fldCharType="begin"/>
                    </w:r>
                    <w:r>
                      <w:instrText xml:space="preserve"> PAGE </w:instrText>
                    </w:r>
                    <w:r>
                      <w:fldChar w:fldCharType="separate"/>
                    </w:r>
                    <w:r w:rsidR="00E44F1C">
                      <w:rPr>
                        <w:noProof/>
                      </w:rPr>
                      <w:t>18</w:t>
                    </w:r>
                    <w:r>
                      <w:fldChar w:fldCharType="end"/>
                    </w:r>
                    <w:r>
                      <w:t xml:space="preserve"> |</w:t>
                    </w:r>
                    <w:r>
                      <w:rPr>
                        <w:spacing w:val="-1"/>
                      </w:rPr>
                      <w:t xml:space="preserve"> </w:t>
                    </w:r>
                    <w:r>
                      <w:rPr>
                        <w:color w:val="7E7E7E"/>
                      </w:rPr>
                      <w:t>P</w:t>
                    </w:r>
                    <w:r>
                      <w:rPr>
                        <w:color w:val="7E7E7E"/>
                        <w:spacing w:val="-2"/>
                      </w:rPr>
                      <w:t xml:space="preserve"> </w:t>
                    </w:r>
                    <w:r>
                      <w:rPr>
                        <w:color w:val="7E7E7E"/>
                      </w:rPr>
                      <w:t>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r>
      <w:rPr>
        <w:noProof/>
      </w:rPr>
      <mc:AlternateContent>
        <mc:Choice Requires="wps">
          <w:drawing>
            <wp:anchor distT="0" distB="0" distL="114300" distR="114300" simplePos="0" relativeHeight="486795776" behindDoc="1" locked="0" layoutInCell="1" allowOverlap="1">
              <wp:simplePos x="0" y="0"/>
              <wp:positionH relativeFrom="page">
                <wp:posOffset>901700</wp:posOffset>
              </wp:positionH>
              <wp:positionV relativeFrom="page">
                <wp:posOffset>9927590</wp:posOffset>
              </wp:positionV>
              <wp:extent cx="3422015" cy="167005"/>
              <wp:effectExtent l="0" t="0" r="0" b="0"/>
              <wp:wrapNone/>
              <wp:docPr id="1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01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391D26">
                          <w:pPr>
                            <w:spacing w:before="12"/>
                            <w:ind w:left="20"/>
                            <w:rPr>
                              <w:sz w:val="20"/>
                            </w:rPr>
                          </w:pPr>
                          <w:hyperlink r:id="rId1">
                            <w:r w:rsidR="003744E3">
                              <w:rPr>
                                <w:sz w:val="18"/>
                              </w:rPr>
                              <w:t>JKE</w:t>
                            </w:r>
                            <w:r w:rsidR="00660AD9">
                              <w:rPr>
                                <w:spacing w:val="3"/>
                                <w:sz w:val="18"/>
                              </w:rPr>
                              <w:t xml:space="preserve"> </w:t>
                            </w:r>
                          </w:hyperlink>
                          <w:r w:rsidR="00660AD9">
                            <w:rPr>
                              <w:sz w:val="20"/>
                            </w:rPr>
                            <w:t>|</w:t>
                          </w:r>
                          <w:r w:rsidR="00660AD9">
                            <w:rPr>
                              <w:spacing w:val="-4"/>
                              <w:sz w:val="20"/>
                            </w:rPr>
                            <w:t xml:space="preserve"> </w:t>
                          </w:r>
                          <w:r w:rsidR="00660AD9">
                            <w:rPr>
                              <w:sz w:val="20"/>
                            </w:rPr>
                            <w:t>POLITEKNIK</w:t>
                          </w:r>
                          <w:r w:rsidR="00660AD9">
                            <w:rPr>
                              <w:spacing w:val="-3"/>
                              <w:sz w:val="20"/>
                            </w:rPr>
                            <w:t xml:space="preserve"> </w:t>
                          </w:r>
                          <w:r w:rsidR="00660AD9">
                            <w:rPr>
                              <w:sz w:val="20"/>
                            </w:rPr>
                            <w:t>SULTAN</w:t>
                          </w:r>
                          <w:r w:rsidR="00660AD9">
                            <w:rPr>
                              <w:spacing w:val="-3"/>
                              <w:sz w:val="20"/>
                            </w:rPr>
                            <w:t xml:space="preserve"> </w:t>
                          </w:r>
                          <w:r w:rsidR="00660AD9">
                            <w:rPr>
                              <w:sz w:val="20"/>
                            </w:rPr>
                            <w:t>IDRIS</w:t>
                          </w:r>
                          <w:r w:rsidR="00660AD9">
                            <w:rPr>
                              <w:spacing w:val="-1"/>
                              <w:sz w:val="20"/>
                            </w:rPr>
                            <w:t xml:space="preserve"> </w:t>
                          </w:r>
                          <w:r w:rsidR="00660AD9">
                            <w:rPr>
                              <w:sz w:val="20"/>
                            </w:rPr>
                            <w:t>SHAH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84" type="#_x0000_t202" style="position:absolute;margin-left:71pt;margin-top:781.7pt;width:269.45pt;height:13.15pt;z-index:-165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" filled="f" stroked="f">
              <v:textbox inset="0,0,0,0">
                <w:txbxContent>
                  <w:p w:rsidR="00660AD9" w:rsidRDefault="00391D26">
                    <w:pPr>
                      <w:spacing w:before="12"/>
                      <w:ind w:left="20"/>
                      <w:rPr>
                        <w:sz w:val="20"/>
                      </w:rPr>
                    </w:pPr>
                    <w:hyperlink r:id="rId2">
                      <w:r w:rsidR="003744E3">
                        <w:rPr>
                          <w:sz w:val="18"/>
                        </w:rPr>
                        <w:t>JKE</w:t>
                      </w:r>
                      <w:r w:rsidR="00660AD9">
                        <w:rPr>
                          <w:spacing w:val="3"/>
                          <w:sz w:val="18"/>
                        </w:rPr>
                        <w:t xml:space="preserve"> </w:t>
                      </w:r>
                    </w:hyperlink>
                    <w:r w:rsidR="00660AD9">
                      <w:rPr>
                        <w:sz w:val="20"/>
                      </w:rPr>
                      <w:t>|</w:t>
                    </w:r>
                    <w:r w:rsidR="00660AD9">
                      <w:rPr>
                        <w:spacing w:val="-4"/>
                        <w:sz w:val="20"/>
                      </w:rPr>
                      <w:t xml:space="preserve"> </w:t>
                    </w:r>
                    <w:r w:rsidR="00660AD9">
                      <w:rPr>
                        <w:sz w:val="20"/>
                      </w:rPr>
                      <w:t>POLITEKNIK</w:t>
                    </w:r>
                    <w:r w:rsidR="00660AD9">
                      <w:rPr>
                        <w:spacing w:val="-3"/>
                        <w:sz w:val="20"/>
                      </w:rPr>
                      <w:t xml:space="preserve"> </w:t>
                    </w:r>
                    <w:r w:rsidR="00660AD9">
                      <w:rPr>
                        <w:sz w:val="20"/>
                      </w:rPr>
                      <w:t>SULTAN</w:t>
                    </w:r>
                    <w:r w:rsidR="00660AD9">
                      <w:rPr>
                        <w:spacing w:val="-3"/>
                        <w:sz w:val="20"/>
                      </w:rPr>
                      <w:t xml:space="preserve"> </w:t>
                    </w:r>
                    <w:r w:rsidR="00660AD9">
                      <w:rPr>
                        <w:sz w:val="20"/>
                      </w:rPr>
                      <w:t>IDRIS</w:t>
                    </w:r>
                    <w:r w:rsidR="00660AD9">
                      <w:rPr>
                        <w:spacing w:val="-1"/>
                        <w:sz w:val="20"/>
                      </w:rPr>
                      <w:t xml:space="preserve"> </w:t>
                    </w:r>
                    <w:r w:rsidR="00660AD9">
                      <w:rPr>
                        <w:sz w:val="20"/>
                      </w:rPr>
                      <w:t>SHAH</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AD9" w:rsidRDefault="00AF5842">
    <w:pPr>
      <w:pStyle w:val="BodyText"/>
      <w:spacing w:line="14" w:lineRule="auto"/>
      <w:rPr>
        <w:sz w:val="20"/>
      </w:rPr>
    </w:pPr>
    <w:r>
      <w:rPr>
        <w:noProof/>
      </w:rPr>
      <mc:AlternateContent>
        <mc:Choice Requires="wps">
          <w:drawing>
            <wp:anchor distT="0" distB="0" distL="114300" distR="114300" simplePos="0" relativeHeight="486806016" behindDoc="1" locked="0" layoutInCell="1" allowOverlap="1">
              <wp:simplePos x="0" y="0"/>
              <wp:positionH relativeFrom="page">
                <wp:posOffset>896620</wp:posOffset>
              </wp:positionH>
              <wp:positionV relativeFrom="page">
                <wp:posOffset>9758045</wp:posOffset>
              </wp:positionV>
              <wp:extent cx="6233795" cy="6350"/>
              <wp:effectExtent l="0" t="0" r="0" b="0"/>
              <wp:wrapNone/>
              <wp:docPr id="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379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6B10BB" id="Rectangle 3" o:spid="_x0000_s1026" style="position:absolute;margin-left:70.6pt;margin-top:768.35pt;width:490.85pt;height:.5pt;z-index:-165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" fillcolor="#d9d9d9" stroked="f">
              <w10:wrap anchorx="page" anchory="page"/>
            </v:rect>
          </w:pict>
        </mc:Fallback>
      </mc:AlternateContent>
    </w:r>
    <w:r>
      <w:rPr>
        <w:noProof/>
      </w:rPr>
      <mc:AlternateContent>
        <mc:Choice Requires="wps">
          <w:drawing>
            <wp:anchor distT="0" distB="0" distL="114300" distR="114300" simplePos="0" relativeHeight="486806528" behindDoc="1" locked="0" layoutInCell="1" allowOverlap="1">
              <wp:simplePos x="0" y="0"/>
              <wp:positionH relativeFrom="page">
                <wp:posOffset>6325870</wp:posOffset>
              </wp:positionH>
              <wp:positionV relativeFrom="page">
                <wp:posOffset>9767570</wp:posOffset>
              </wp:positionV>
              <wp:extent cx="800735" cy="18224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73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pStyle w:val="BodyText"/>
                            <w:spacing w:before="13"/>
                            <w:ind w:left="60"/>
                          </w:pPr>
                          <w:r>
                            <w:fldChar w:fldCharType="begin"/>
                          </w:r>
                          <w:r>
                            <w:instrText xml:space="preserve"> PAGE </w:instrText>
                          </w:r>
                          <w:r>
                            <w:fldChar w:fldCharType="separate"/>
                          </w:r>
                          <w:r w:rsidR="00E44F1C">
                            <w:rPr>
                              <w:noProof/>
                            </w:rPr>
                            <w:t>20</w:t>
                          </w:r>
                          <w:r>
                            <w:fldChar w:fldCharType="end"/>
                          </w:r>
                          <w:r>
                            <w:t xml:space="preserve"> |</w:t>
                          </w:r>
                          <w:r>
                            <w:rPr>
                              <w:spacing w:val="-1"/>
                            </w:rPr>
                            <w:t xml:space="preserve"> </w:t>
                          </w:r>
                          <w:r>
                            <w:rPr>
                              <w:color w:val="7E7E7E"/>
                            </w:rPr>
                            <w:t>P</w:t>
                          </w:r>
                          <w:r>
                            <w:rPr>
                              <w:color w:val="7E7E7E"/>
                              <w:spacing w:val="-2"/>
                            </w:rPr>
                            <w:t xml:space="preserve"> </w:t>
                          </w:r>
                          <w:r>
                            <w:rPr>
                              <w:color w:val="7E7E7E"/>
                            </w:rPr>
                            <w:t>a</w:t>
                          </w:r>
                          <w:r>
                            <w:rPr>
                              <w:color w:val="7E7E7E"/>
                              <w:spacing w:val="-2"/>
                            </w:rPr>
                            <w:t xml:space="preserve"> </w:t>
                          </w:r>
                          <w:r>
                            <w:rPr>
                              <w:color w:val="7E7E7E"/>
                            </w:rPr>
                            <w:t>g</w:t>
                          </w:r>
                          <w:r>
                            <w:rPr>
                              <w:color w:val="7E7E7E"/>
                              <w:spacing w:val="1"/>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87" type="#_x0000_t202" style="position:absolute;margin-left:498.1pt;margin-top:769.1pt;width:63.05pt;height:14.35pt;z-index:-1650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" filled="f" stroked="f">
              <v:textbox inset="0,0,0,0">
                <w:txbxContent>
                  <w:p w:rsidR="00660AD9" w:rsidRDefault="00660AD9">
                    <w:pPr>
                      <w:pStyle w:val="BodyText"/>
                      <w:spacing w:before="13"/>
                      <w:ind w:left="60"/>
                    </w:pPr>
                    <w:r>
                      <w:fldChar w:fldCharType="begin"/>
                    </w:r>
                    <w:r>
                      <w:instrText xml:space="preserve"> PAGE </w:instrText>
                    </w:r>
                    <w:r>
                      <w:fldChar w:fldCharType="separate"/>
                    </w:r>
                    <w:r w:rsidR="00E44F1C">
                      <w:rPr>
                        <w:noProof/>
                      </w:rPr>
                      <w:t>20</w:t>
                    </w:r>
                    <w:r>
                      <w:fldChar w:fldCharType="end"/>
                    </w:r>
                    <w:r>
                      <w:t xml:space="preserve"> |</w:t>
                    </w:r>
                    <w:r>
                      <w:rPr>
                        <w:spacing w:val="-1"/>
                      </w:rPr>
                      <w:t xml:space="preserve"> </w:t>
                    </w:r>
                    <w:r>
                      <w:rPr>
                        <w:color w:val="7E7E7E"/>
                      </w:rPr>
                      <w:t>P</w:t>
                    </w:r>
                    <w:r>
                      <w:rPr>
                        <w:color w:val="7E7E7E"/>
                        <w:spacing w:val="-2"/>
                      </w:rPr>
                      <w:t xml:space="preserve"> </w:t>
                    </w:r>
                    <w:r>
                      <w:rPr>
                        <w:color w:val="7E7E7E"/>
                      </w:rPr>
                      <w:t>a</w:t>
                    </w:r>
                    <w:r>
                      <w:rPr>
                        <w:color w:val="7E7E7E"/>
                        <w:spacing w:val="-2"/>
                      </w:rPr>
                      <w:t xml:space="preserve"> </w:t>
                    </w:r>
                    <w:r>
                      <w:rPr>
                        <w:color w:val="7E7E7E"/>
                      </w:rPr>
                      <w:t>g</w:t>
                    </w:r>
                    <w:r>
                      <w:rPr>
                        <w:color w:val="7E7E7E"/>
                        <w:spacing w:val="1"/>
                      </w:rPr>
                      <w:t xml:space="preserve"> </w:t>
                    </w:r>
                    <w:r>
                      <w:rPr>
                        <w:color w:val="7E7E7E"/>
                      </w:rPr>
                      <w:t>e</w:t>
                    </w:r>
                  </w:p>
                </w:txbxContent>
              </v:textbox>
              <w10:wrap anchorx="page" anchory="page"/>
            </v:shape>
          </w:pict>
        </mc:Fallback>
      </mc:AlternateContent>
    </w:r>
    <w:r>
      <w:rPr>
        <w:noProof/>
      </w:rPr>
      <mc:AlternateContent>
        <mc:Choice Requires="wps">
          <w:drawing>
            <wp:anchor distT="0" distB="0" distL="114300" distR="114300" simplePos="0" relativeHeight="486807040" behindDoc="1" locked="0" layoutInCell="1" allowOverlap="1">
              <wp:simplePos x="0" y="0"/>
              <wp:positionH relativeFrom="page">
                <wp:posOffset>901700</wp:posOffset>
              </wp:positionH>
              <wp:positionV relativeFrom="page">
                <wp:posOffset>9927590</wp:posOffset>
              </wp:positionV>
              <wp:extent cx="3422015" cy="167005"/>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01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391D26">
                          <w:pPr>
                            <w:spacing w:before="12"/>
                            <w:ind w:left="20"/>
                            <w:rPr>
                              <w:sz w:val="20"/>
                            </w:rPr>
                          </w:pPr>
                          <w:hyperlink r:id="rId1">
                            <w:r w:rsidR="003744E3">
                              <w:rPr>
                                <w:sz w:val="18"/>
                              </w:rPr>
                              <w:t>JKE</w:t>
                            </w:r>
                            <w:r w:rsidR="00660AD9">
                              <w:rPr>
                                <w:spacing w:val="3"/>
                                <w:sz w:val="18"/>
                              </w:rPr>
                              <w:t xml:space="preserve"> </w:t>
                            </w:r>
                          </w:hyperlink>
                          <w:r w:rsidR="00660AD9">
                            <w:rPr>
                              <w:sz w:val="20"/>
                            </w:rPr>
                            <w:t>|</w:t>
                          </w:r>
                          <w:r w:rsidR="00660AD9">
                            <w:rPr>
                              <w:spacing w:val="-4"/>
                              <w:sz w:val="20"/>
                            </w:rPr>
                            <w:t xml:space="preserve"> </w:t>
                          </w:r>
                          <w:r w:rsidR="00660AD9">
                            <w:rPr>
                              <w:sz w:val="20"/>
                            </w:rPr>
                            <w:t>POLITEKNIK</w:t>
                          </w:r>
                          <w:r w:rsidR="00660AD9">
                            <w:rPr>
                              <w:spacing w:val="-3"/>
                              <w:sz w:val="20"/>
                            </w:rPr>
                            <w:t xml:space="preserve"> </w:t>
                          </w:r>
                          <w:r w:rsidR="00660AD9">
                            <w:rPr>
                              <w:sz w:val="20"/>
                            </w:rPr>
                            <w:t>SULTAN</w:t>
                          </w:r>
                          <w:r w:rsidR="00660AD9">
                            <w:rPr>
                              <w:spacing w:val="-3"/>
                              <w:sz w:val="20"/>
                            </w:rPr>
                            <w:t xml:space="preserve"> </w:t>
                          </w:r>
                          <w:r w:rsidR="00660AD9">
                            <w:rPr>
                              <w:sz w:val="20"/>
                            </w:rPr>
                            <w:t>IDRIS</w:t>
                          </w:r>
                          <w:r w:rsidR="00660AD9">
                            <w:rPr>
                              <w:spacing w:val="-1"/>
                              <w:sz w:val="20"/>
                            </w:rPr>
                            <w:t xml:space="preserve"> </w:t>
                          </w:r>
                          <w:r w:rsidR="00660AD9">
                            <w:rPr>
                              <w:sz w:val="20"/>
                            </w:rPr>
                            <w:t>SHAH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88" type="#_x0000_t202" style="position:absolute;margin-left:71pt;margin-top:781.7pt;width:269.45pt;height:13.15pt;z-index:-165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" filled="f" stroked="f">
              <v:textbox inset="0,0,0,0">
                <w:txbxContent>
                  <w:p w:rsidR="00660AD9" w:rsidRDefault="00391D26">
                    <w:pPr>
                      <w:spacing w:before="12"/>
                      <w:ind w:left="20"/>
                      <w:rPr>
                        <w:sz w:val="20"/>
                      </w:rPr>
                    </w:pPr>
                    <w:hyperlink r:id="rId2">
                      <w:r w:rsidR="003744E3">
                        <w:rPr>
                          <w:sz w:val="18"/>
                        </w:rPr>
                        <w:t>JKE</w:t>
                      </w:r>
                      <w:r w:rsidR="00660AD9">
                        <w:rPr>
                          <w:spacing w:val="3"/>
                          <w:sz w:val="18"/>
                        </w:rPr>
                        <w:t xml:space="preserve"> </w:t>
                      </w:r>
                    </w:hyperlink>
                    <w:r w:rsidR="00660AD9">
                      <w:rPr>
                        <w:sz w:val="20"/>
                      </w:rPr>
                      <w:t>|</w:t>
                    </w:r>
                    <w:r w:rsidR="00660AD9">
                      <w:rPr>
                        <w:spacing w:val="-4"/>
                        <w:sz w:val="20"/>
                      </w:rPr>
                      <w:t xml:space="preserve"> </w:t>
                    </w:r>
                    <w:r w:rsidR="00660AD9">
                      <w:rPr>
                        <w:sz w:val="20"/>
                      </w:rPr>
                      <w:t>POLITEKNIK</w:t>
                    </w:r>
                    <w:r w:rsidR="00660AD9">
                      <w:rPr>
                        <w:spacing w:val="-3"/>
                        <w:sz w:val="20"/>
                      </w:rPr>
                      <w:t xml:space="preserve"> </w:t>
                    </w:r>
                    <w:r w:rsidR="00660AD9">
                      <w:rPr>
                        <w:sz w:val="20"/>
                      </w:rPr>
                      <w:t>SULTAN</w:t>
                    </w:r>
                    <w:r w:rsidR="00660AD9">
                      <w:rPr>
                        <w:spacing w:val="-3"/>
                        <w:sz w:val="20"/>
                      </w:rPr>
                      <w:t xml:space="preserve"> </w:t>
                    </w:r>
                    <w:r w:rsidR="00660AD9">
                      <w:rPr>
                        <w:sz w:val="20"/>
                      </w:rPr>
                      <w:t>IDRIS</w:t>
                    </w:r>
                    <w:r w:rsidR="00660AD9">
                      <w:rPr>
                        <w:spacing w:val="-1"/>
                        <w:sz w:val="20"/>
                      </w:rPr>
                      <w:t xml:space="preserve"> </w:t>
                    </w:r>
                    <w:r w:rsidR="00660AD9">
                      <w:rPr>
                        <w:sz w:val="20"/>
                      </w:rPr>
                      <w:t>SHAH</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1D26" w:rsidRDefault="00391D26">
      <w:r>
        <w:separator/>
      </w:r>
    </w:p>
  </w:footnote>
  <w:footnote w:type="continuationSeparator" w:id="0">
    <w:p w:rsidR="00391D26" w:rsidRDefault="00391D2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AD9" w:rsidRDefault="00AF5842">
    <w:pPr>
      <w:pStyle w:val="BodyText"/>
      <w:spacing w:line="14" w:lineRule="auto"/>
      <w:rPr>
        <w:sz w:val="20"/>
      </w:rPr>
    </w:pPr>
    <w:r>
      <w:rPr>
        <w:noProof/>
      </w:rPr>
      <mc:AlternateContent>
        <mc:Choice Requires="wps">
          <w:drawing>
            <wp:anchor distT="0" distB="0" distL="114300" distR="114300" simplePos="0" relativeHeight="486779392" behindDoc="1" locked="0" layoutInCell="1" allowOverlap="1">
              <wp:simplePos x="0" y="0"/>
              <wp:positionH relativeFrom="page">
                <wp:posOffset>914400</wp:posOffset>
              </wp:positionH>
              <wp:positionV relativeFrom="page">
                <wp:posOffset>481330</wp:posOffset>
              </wp:positionV>
              <wp:extent cx="6194425" cy="264795"/>
              <wp:effectExtent l="0" t="0" r="0" b="0"/>
              <wp:wrapNone/>
              <wp:docPr id="4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4425" cy="264795"/>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9710FD" id="Rectangle 55" o:spid="_x0000_s1026" style="position:absolute;margin-left:1in;margin-top:37.9pt;width:487.75pt;height:20.85pt;z-index:-165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" fillcolor="#5b9bd4" stroked="f">
              <w10:wrap anchorx="page" anchory="page"/>
            </v:rect>
          </w:pict>
        </mc:Fallback>
      </mc:AlternateContent>
    </w:r>
    <w:r>
      <w:rPr>
        <w:noProof/>
      </w:rPr>
      <mc:AlternateContent>
        <mc:Choice Requires="wps">
          <w:drawing>
            <wp:anchor distT="0" distB="0" distL="114300" distR="114300" simplePos="0" relativeHeight="486779904" behindDoc="1" locked="0" layoutInCell="1" allowOverlap="1">
              <wp:simplePos x="0" y="0"/>
              <wp:positionH relativeFrom="page">
                <wp:posOffset>1051560</wp:posOffset>
              </wp:positionH>
              <wp:positionV relativeFrom="page">
                <wp:posOffset>523240</wp:posOffset>
              </wp:positionV>
              <wp:extent cx="2952750" cy="182245"/>
              <wp:effectExtent l="0" t="0" r="0" b="0"/>
              <wp:wrapNone/>
              <wp:docPr id="4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pStyle w:val="BodyText"/>
                            <w:spacing w:before="13"/>
                            <w:ind w:left="20"/>
                          </w:pPr>
                          <w:r>
                            <w:rPr>
                              <w:color w:val="FFFFFF"/>
                            </w:rPr>
                            <w:t>INTERNET</w:t>
                          </w:r>
                          <w:r>
                            <w:rPr>
                              <w:color w:val="FFFFFF"/>
                              <w:spacing w:val="-3"/>
                            </w:rPr>
                            <w:t xml:space="preserve"> </w:t>
                          </w:r>
                          <w:r w:rsidR="00E44F1C">
                            <w:rPr>
                              <w:color w:val="FFFFFF"/>
                              <w:spacing w:val="-3"/>
                            </w:rPr>
                            <w:t>OF THINGS COURSE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61" type="#_x0000_t202" style="position:absolute;margin-left:82.8pt;margin-top:41.2pt;width:232.5pt;height:14.35pt;z-index:-1653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" filled="f" stroked="f">
              <v:textbox inset="0,0,0,0">
                <w:txbxContent>
                  <w:p w:rsidR="00660AD9" w:rsidRDefault="00660AD9">
                    <w:pPr>
                      <w:pStyle w:val="BodyText"/>
                      <w:spacing w:before="13"/>
                      <w:ind w:left="20"/>
                    </w:pPr>
                    <w:r>
                      <w:rPr>
                        <w:color w:val="FFFFFF"/>
                      </w:rPr>
                      <w:t>INTERNET</w:t>
                    </w:r>
                    <w:r>
                      <w:rPr>
                        <w:color w:val="FFFFFF"/>
                        <w:spacing w:val="-3"/>
                      </w:rPr>
                      <w:t xml:space="preserve"> </w:t>
                    </w:r>
                    <w:r w:rsidR="00E44F1C">
                      <w:rPr>
                        <w:color w:val="FFFFFF"/>
                        <w:spacing w:val="-3"/>
                      </w:rPr>
                      <w:t>OF THINGS COURSE</w:t>
                    </w:r>
                  </w:p>
                </w:txbxContent>
              </v:textbox>
              <w10:wrap anchorx="page" anchory="page"/>
            </v:shape>
          </w:pict>
        </mc:Fallback>
      </mc:AlternateContent>
    </w:r>
    <w:r>
      <w:rPr>
        <w:noProof/>
      </w:rPr>
      <mc:AlternateContent>
        <mc:Choice Requires="wps">
          <w:drawing>
            <wp:anchor distT="0" distB="0" distL="114300" distR="114300" simplePos="0" relativeHeight="486780416" behindDoc="1" locked="0" layoutInCell="1" allowOverlap="1">
              <wp:simplePos x="0" y="0"/>
              <wp:positionH relativeFrom="page">
                <wp:posOffset>5572760</wp:posOffset>
              </wp:positionH>
              <wp:positionV relativeFrom="page">
                <wp:posOffset>523240</wp:posOffset>
              </wp:positionV>
              <wp:extent cx="1400175" cy="182245"/>
              <wp:effectExtent l="0" t="0" r="0" b="0"/>
              <wp:wrapNone/>
              <wp:docPr id="4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E44F1C">
                          <w:pPr>
                            <w:pStyle w:val="BodyText"/>
                            <w:spacing w:before="13"/>
                            <w:ind w:left="20"/>
                          </w:pPr>
                          <w:r>
                            <w:rPr>
                              <w:color w:val="FFFFFF"/>
                            </w:rPr>
                            <w:t>DAY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62" type="#_x0000_t202" style="position:absolute;margin-left:438.8pt;margin-top:41.2pt;width:110.25pt;height:14.35pt;z-index:-1653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" filled="f" stroked="f">
              <v:textbox inset="0,0,0,0">
                <w:txbxContent>
                  <w:p w:rsidR="00660AD9" w:rsidRDefault="00E44F1C">
                    <w:pPr>
                      <w:pStyle w:val="BodyText"/>
                      <w:spacing w:before="13"/>
                      <w:ind w:left="20"/>
                    </w:pPr>
                    <w:r>
                      <w:rPr>
                        <w:color w:val="FFFFFF"/>
                      </w:rPr>
                      <w:t>DAY 2</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AD9" w:rsidRDefault="00AF5842">
    <w:pPr>
      <w:pStyle w:val="BodyText"/>
      <w:spacing w:line="14" w:lineRule="auto"/>
      <w:rPr>
        <w:sz w:val="20"/>
      </w:rPr>
    </w:pPr>
    <w:r>
      <w:rPr>
        <w:noProof/>
      </w:rPr>
      <mc:AlternateContent>
        <mc:Choice Requires="wps">
          <w:drawing>
            <wp:anchor distT="0" distB="0" distL="114300" distR="114300" simplePos="0" relativeHeight="486781952" behindDoc="1" locked="0" layoutInCell="1" allowOverlap="1">
              <wp:simplePos x="0" y="0"/>
              <wp:positionH relativeFrom="page">
                <wp:posOffset>914400</wp:posOffset>
              </wp:positionH>
              <wp:positionV relativeFrom="page">
                <wp:posOffset>481330</wp:posOffset>
              </wp:positionV>
              <wp:extent cx="6194425" cy="264795"/>
              <wp:effectExtent l="0" t="0" r="0" b="0"/>
              <wp:wrapNone/>
              <wp:docPr id="4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4425" cy="264795"/>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3941EA" id="Rectangle 50" o:spid="_x0000_s1026" style="position:absolute;margin-left:1in;margin-top:37.9pt;width:487.75pt;height:20.85pt;z-index:-1653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" fillcolor="#5b9bd4" stroked="f">
              <w10:wrap anchorx="page" anchory="page"/>
            </v:rect>
          </w:pict>
        </mc:Fallback>
      </mc:AlternateContent>
    </w:r>
    <w:r>
      <w:rPr>
        <w:noProof/>
      </w:rPr>
      <mc:AlternateContent>
        <mc:Choice Requires="wps">
          <w:drawing>
            <wp:anchor distT="0" distB="0" distL="114300" distR="114300" simplePos="0" relativeHeight="486782464" behindDoc="1" locked="0" layoutInCell="1" allowOverlap="1">
              <wp:simplePos x="0" y="0"/>
              <wp:positionH relativeFrom="page">
                <wp:posOffset>1051560</wp:posOffset>
              </wp:positionH>
              <wp:positionV relativeFrom="page">
                <wp:posOffset>523240</wp:posOffset>
              </wp:positionV>
              <wp:extent cx="2952750" cy="182245"/>
              <wp:effectExtent l="0" t="0" r="0" b="0"/>
              <wp:wrapNone/>
              <wp:docPr id="3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pStyle w:val="BodyText"/>
                            <w:spacing w:before="13"/>
                            <w:ind w:left="20"/>
                          </w:pPr>
                          <w:r>
                            <w:rPr>
                              <w:color w:val="FFFFFF"/>
                            </w:rPr>
                            <w:t>INTERNET</w:t>
                          </w:r>
                          <w:r>
                            <w:rPr>
                              <w:color w:val="FFFFFF"/>
                              <w:spacing w:val="-3"/>
                            </w:rPr>
                            <w:t xml:space="preserve"> </w:t>
                          </w:r>
                          <w:r w:rsidR="00E44F1C">
                            <w:rPr>
                              <w:color w:val="FFFFFF"/>
                              <w:spacing w:val="-3"/>
                            </w:rPr>
                            <w:t>OF THINGS COURSE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65" type="#_x0000_t202" style="position:absolute;margin-left:82.8pt;margin-top:41.2pt;width:232.5pt;height:14.35pt;z-index:-1653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" filled="f" stroked="f">
              <v:textbox inset="0,0,0,0">
                <w:txbxContent>
                  <w:p w:rsidR="00660AD9" w:rsidRDefault="00660AD9">
                    <w:pPr>
                      <w:pStyle w:val="BodyText"/>
                      <w:spacing w:before="13"/>
                      <w:ind w:left="20"/>
                    </w:pPr>
                    <w:r>
                      <w:rPr>
                        <w:color w:val="FFFFFF"/>
                      </w:rPr>
                      <w:t>INTERNET</w:t>
                    </w:r>
                    <w:r>
                      <w:rPr>
                        <w:color w:val="FFFFFF"/>
                        <w:spacing w:val="-3"/>
                      </w:rPr>
                      <w:t xml:space="preserve"> </w:t>
                    </w:r>
                    <w:r w:rsidR="00E44F1C">
                      <w:rPr>
                        <w:color w:val="FFFFFF"/>
                        <w:spacing w:val="-3"/>
                      </w:rPr>
                      <w:t>OF THINGS COURSE</w:t>
                    </w:r>
                  </w:p>
                </w:txbxContent>
              </v:textbox>
              <w10:wrap anchorx="page" anchory="page"/>
            </v:shape>
          </w:pict>
        </mc:Fallback>
      </mc:AlternateContent>
    </w:r>
    <w:r>
      <w:rPr>
        <w:noProof/>
      </w:rPr>
      <mc:AlternateContent>
        <mc:Choice Requires="wps">
          <w:drawing>
            <wp:anchor distT="0" distB="0" distL="114300" distR="114300" simplePos="0" relativeHeight="486782976" behindDoc="1" locked="0" layoutInCell="1" allowOverlap="1">
              <wp:simplePos x="0" y="0"/>
              <wp:positionH relativeFrom="page">
                <wp:posOffset>5572760</wp:posOffset>
              </wp:positionH>
              <wp:positionV relativeFrom="page">
                <wp:posOffset>523240</wp:posOffset>
              </wp:positionV>
              <wp:extent cx="1400175" cy="182245"/>
              <wp:effectExtent l="0" t="0" r="0" b="0"/>
              <wp:wrapNone/>
              <wp:docPr id="3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E44F1C">
                          <w:pPr>
                            <w:pStyle w:val="BodyText"/>
                            <w:spacing w:before="13"/>
                            <w:ind w:left="20"/>
                          </w:pPr>
                          <w:r>
                            <w:rPr>
                              <w:color w:val="FFFFFF"/>
                            </w:rPr>
                            <w:t>DAY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66" type="#_x0000_t202" style="position:absolute;margin-left:438.8pt;margin-top:41.2pt;width:110.25pt;height:14.35pt;z-index:-1653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" filled="f" stroked="f">
              <v:textbox inset="0,0,0,0">
                <w:txbxContent>
                  <w:p w:rsidR="00660AD9" w:rsidRDefault="00E44F1C">
                    <w:pPr>
                      <w:pStyle w:val="BodyText"/>
                      <w:spacing w:before="13"/>
                      <w:ind w:left="20"/>
                    </w:pPr>
                    <w:r>
                      <w:rPr>
                        <w:color w:val="FFFFFF"/>
                      </w:rPr>
                      <w:t>DAY 2</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AD9" w:rsidRDefault="00AF5842">
    <w:pPr>
      <w:pStyle w:val="BodyText"/>
      <w:spacing w:line="14" w:lineRule="auto"/>
      <w:rPr>
        <w:sz w:val="20"/>
      </w:rPr>
    </w:pPr>
    <w:r>
      <w:rPr>
        <w:noProof/>
      </w:rPr>
      <mc:AlternateContent>
        <mc:Choice Requires="wps">
          <w:drawing>
            <wp:anchor distT="0" distB="0" distL="114300" distR="114300" simplePos="0" relativeHeight="486785024" behindDoc="1" locked="0" layoutInCell="1" allowOverlap="1">
              <wp:simplePos x="0" y="0"/>
              <wp:positionH relativeFrom="page">
                <wp:posOffset>914400</wp:posOffset>
              </wp:positionH>
              <wp:positionV relativeFrom="page">
                <wp:posOffset>481330</wp:posOffset>
              </wp:positionV>
              <wp:extent cx="6194425" cy="264795"/>
              <wp:effectExtent l="0" t="0" r="0" b="0"/>
              <wp:wrapNone/>
              <wp:docPr id="3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4425" cy="264795"/>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1C42DD" id="Rectangle 44" o:spid="_x0000_s1026" style="position:absolute;margin-left:1in;margin-top:37.9pt;width:487.75pt;height:20.85pt;z-index:-1653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" fillcolor="#5b9bd4" stroked="f">
              <w10:wrap anchorx="page" anchory="page"/>
            </v:rect>
          </w:pict>
        </mc:Fallback>
      </mc:AlternateContent>
    </w:r>
    <w:r>
      <w:rPr>
        <w:noProof/>
      </w:rPr>
      <mc:AlternateContent>
        <mc:Choice Requires="wps">
          <w:drawing>
            <wp:anchor distT="0" distB="0" distL="114300" distR="114300" simplePos="0" relativeHeight="486785536" behindDoc="1" locked="0" layoutInCell="1" allowOverlap="1">
              <wp:simplePos x="0" y="0"/>
              <wp:positionH relativeFrom="page">
                <wp:posOffset>1051560</wp:posOffset>
              </wp:positionH>
              <wp:positionV relativeFrom="page">
                <wp:posOffset>523240</wp:posOffset>
              </wp:positionV>
              <wp:extent cx="2952750" cy="182245"/>
              <wp:effectExtent l="0" t="0" r="0" b="0"/>
              <wp:wrapNone/>
              <wp:docPr id="3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pStyle w:val="BodyText"/>
                            <w:spacing w:before="13"/>
                            <w:ind w:left="20"/>
                          </w:pPr>
                          <w:r>
                            <w:rPr>
                              <w:color w:val="FFFFFF"/>
                            </w:rPr>
                            <w:t>DEC50132</w:t>
                          </w:r>
                          <w:r>
                            <w:rPr>
                              <w:color w:val="FFFFFF"/>
                              <w:spacing w:val="-5"/>
                            </w:rPr>
                            <w:t xml:space="preserve"> </w:t>
                          </w:r>
                          <w:r>
                            <w:rPr>
                              <w:color w:val="FFFFFF"/>
                            </w:rPr>
                            <w:t>INTERNET</w:t>
                          </w:r>
                          <w:r>
                            <w:rPr>
                              <w:color w:val="FFFFFF"/>
                              <w:spacing w:val="-3"/>
                            </w:rPr>
                            <w:t xml:space="preserve"> </w:t>
                          </w:r>
                          <w:r>
                            <w:rPr>
                              <w:color w:val="FFFFFF"/>
                            </w:rPr>
                            <w:t>BASED</w:t>
                          </w:r>
                          <w:r>
                            <w:rPr>
                              <w:color w:val="FFFFFF"/>
                              <w:spacing w:val="-4"/>
                            </w:rPr>
                            <w:t xml:space="preserve"> </w:t>
                          </w:r>
                          <w:r>
                            <w:rPr>
                              <w:color w:val="FFFFFF"/>
                            </w:rPr>
                            <w:t>CONTROLLER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69" type="#_x0000_t202" style="position:absolute;margin-left:82.8pt;margin-top:41.2pt;width:232.5pt;height:14.35pt;z-index:-165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GsAsAIAALI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" filled="f" stroked="f">
              <v:textbox inset="0,0,0,0">
                <w:txbxContent>
                  <w:p w:rsidR="00660AD9" w:rsidRDefault="00660AD9">
                    <w:pPr>
                      <w:pStyle w:val="BodyText"/>
                      <w:spacing w:before="13"/>
                      <w:ind w:left="20"/>
                    </w:pPr>
                    <w:r>
                      <w:rPr>
                        <w:color w:val="FFFFFF"/>
                      </w:rPr>
                      <w:t>DEC50132</w:t>
                    </w:r>
                    <w:r>
                      <w:rPr>
                        <w:color w:val="FFFFFF"/>
                        <w:spacing w:val="-5"/>
                      </w:rPr>
                      <w:t xml:space="preserve"> </w:t>
                    </w:r>
                    <w:r>
                      <w:rPr>
                        <w:color w:val="FFFFFF"/>
                      </w:rPr>
                      <w:t>INTERNET</w:t>
                    </w:r>
                    <w:r>
                      <w:rPr>
                        <w:color w:val="FFFFFF"/>
                        <w:spacing w:val="-3"/>
                      </w:rPr>
                      <w:t xml:space="preserve"> </w:t>
                    </w:r>
                    <w:r>
                      <w:rPr>
                        <w:color w:val="FFFFFF"/>
                      </w:rPr>
                      <w:t>BASED</w:t>
                    </w:r>
                    <w:r>
                      <w:rPr>
                        <w:color w:val="FFFFFF"/>
                        <w:spacing w:val="-4"/>
                      </w:rPr>
                      <w:t xml:space="preserve"> </w:t>
                    </w:r>
                    <w:r>
                      <w:rPr>
                        <w:color w:val="FFFFFF"/>
                      </w:rPr>
                      <w:t>CONTROLLER</w:t>
                    </w:r>
                  </w:p>
                </w:txbxContent>
              </v:textbox>
              <w10:wrap anchorx="page" anchory="page"/>
            </v:shape>
          </w:pict>
        </mc:Fallback>
      </mc:AlternateContent>
    </w:r>
    <w:r>
      <w:rPr>
        <w:noProof/>
      </w:rPr>
      <mc:AlternateContent>
        <mc:Choice Requires="wps">
          <w:drawing>
            <wp:anchor distT="0" distB="0" distL="114300" distR="114300" simplePos="0" relativeHeight="486786048" behindDoc="1" locked="0" layoutInCell="1" allowOverlap="1">
              <wp:simplePos x="0" y="0"/>
              <wp:positionH relativeFrom="page">
                <wp:posOffset>5572760</wp:posOffset>
              </wp:positionH>
              <wp:positionV relativeFrom="page">
                <wp:posOffset>523240</wp:posOffset>
              </wp:positionV>
              <wp:extent cx="1400175" cy="182245"/>
              <wp:effectExtent l="0" t="0" r="0" b="0"/>
              <wp:wrapNone/>
              <wp:docPr id="3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pStyle w:val="BodyText"/>
                            <w:spacing w:before="13"/>
                            <w:ind w:left="20"/>
                          </w:pPr>
                          <w:r>
                            <w:rPr>
                              <w:color w:val="FFFFFF"/>
                            </w:rPr>
                            <w:t>PRACTICAL</w:t>
                          </w:r>
                          <w:r>
                            <w:rPr>
                              <w:color w:val="FFFFFF"/>
                              <w:spacing w:val="-7"/>
                            </w:rPr>
                            <w:t xml:space="preserve"> </w:t>
                          </w:r>
                          <w:r>
                            <w:rPr>
                              <w:color w:val="FFFFFF"/>
                            </w:rPr>
                            <w:t>WORK</w:t>
                          </w:r>
                          <w:r>
                            <w:rPr>
                              <w:color w:val="FFFFFF"/>
                              <w:spacing w:val="-2"/>
                            </w:rPr>
                            <w:t xml:space="preserve"> </w:t>
                          </w:r>
                          <w:r>
                            <w:rPr>
                              <w:color w:val="FFFFFF"/>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70" type="#_x0000_t202" style="position:absolute;margin-left:438.8pt;margin-top:41.2pt;width:110.25pt;height:14.35pt;z-index:-1653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" filled="f" stroked="f">
              <v:textbox inset="0,0,0,0">
                <w:txbxContent>
                  <w:p w:rsidR="00660AD9" w:rsidRDefault="00660AD9">
                    <w:pPr>
                      <w:pStyle w:val="BodyText"/>
                      <w:spacing w:before="13"/>
                      <w:ind w:left="20"/>
                    </w:pPr>
                    <w:r>
                      <w:rPr>
                        <w:color w:val="FFFFFF"/>
                      </w:rPr>
                      <w:t>PRACTICAL</w:t>
                    </w:r>
                    <w:r>
                      <w:rPr>
                        <w:color w:val="FFFFFF"/>
                        <w:spacing w:val="-7"/>
                      </w:rPr>
                      <w:t xml:space="preserve"> </w:t>
                    </w:r>
                    <w:r>
                      <w:rPr>
                        <w:color w:val="FFFFFF"/>
                      </w:rPr>
                      <w:t>WORK</w:t>
                    </w:r>
                    <w:r>
                      <w:rPr>
                        <w:color w:val="FFFFFF"/>
                        <w:spacing w:val="-2"/>
                      </w:rPr>
                      <w:t xml:space="preserve"> </w:t>
                    </w:r>
                    <w:r>
                      <w:rPr>
                        <w:color w:val="FFFFFF"/>
                      </w:rPr>
                      <w:t>3</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AD9" w:rsidRDefault="00AF5842">
    <w:pPr>
      <w:pStyle w:val="BodyText"/>
      <w:spacing w:line="14" w:lineRule="auto"/>
      <w:rPr>
        <w:sz w:val="20"/>
      </w:rPr>
    </w:pPr>
    <w:r>
      <w:rPr>
        <w:noProof/>
      </w:rPr>
      <mc:AlternateContent>
        <mc:Choice Requires="wps">
          <w:drawing>
            <wp:anchor distT="0" distB="0" distL="114300" distR="114300" simplePos="0" relativeHeight="486787584" behindDoc="1" locked="0" layoutInCell="1" allowOverlap="1">
              <wp:simplePos x="0" y="0"/>
              <wp:positionH relativeFrom="page">
                <wp:posOffset>914400</wp:posOffset>
              </wp:positionH>
              <wp:positionV relativeFrom="page">
                <wp:posOffset>481330</wp:posOffset>
              </wp:positionV>
              <wp:extent cx="6194425" cy="264795"/>
              <wp:effectExtent l="0" t="0" r="0" b="0"/>
              <wp:wrapNone/>
              <wp:docPr id="2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4425" cy="264795"/>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F4824A" id="Rectangle 39" o:spid="_x0000_s1026" style="position:absolute;margin-left:1in;margin-top:37.9pt;width:487.75pt;height:20.85pt;z-index:-165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" fillcolor="#5b9bd4" stroked="f">
              <w10:wrap anchorx="page" anchory="page"/>
            </v:rect>
          </w:pict>
        </mc:Fallback>
      </mc:AlternateContent>
    </w:r>
    <w:r>
      <w:rPr>
        <w:noProof/>
      </w:rPr>
      <mc:AlternateContent>
        <mc:Choice Requires="wps">
          <w:drawing>
            <wp:anchor distT="0" distB="0" distL="114300" distR="114300" simplePos="0" relativeHeight="486788096" behindDoc="1" locked="0" layoutInCell="1" allowOverlap="1">
              <wp:simplePos x="0" y="0"/>
              <wp:positionH relativeFrom="page">
                <wp:posOffset>1051560</wp:posOffset>
              </wp:positionH>
              <wp:positionV relativeFrom="page">
                <wp:posOffset>523240</wp:posOffset>
              </wp:positionV>
              <wp:extent cx="2952750" cy="182245"/>
              <wp:effectExtent l="0" t="0" r="0" b="0"/>
              <wp:wrapNone/>
              <wp:docPr id="2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pStyle w:val="BodyText"/>
                            <w:spacing w:before="13"/>
                            <w:ind w:left="20"/>
                          </w:pPr>
                          <w:r>
                            <w:rPr>
                              <w:color w:val="FFFFFF"/>
                            </w:rPr>
                            <w:t>DEC50132</w:t>
                          </w:r>
                          <w:r>
                            <w:rPr>
                              <w:color w:val="FFFFFF"/>
                              <w:spacing w:val="-5"/>
                            </w:rPr>
                            <w:t xml:space="preserve"> </w:t>
                          </w:r>
                          <w:r>
                            <w:rPr>
                              <w:color w:val="FFFFFF"/>
                            </w:rPr>
                            <w:t>INTERNET</w:t>
                          </w:r>
                          <w:r>
                            <w:rPr>
                              <w:color w:val="FFFFFF"/>
                              <w:spacing w:val="-3"/>
                            </w:rPr>
                            <w:t xml:space="preserve"> </w:t>
                          </w:r>
                          <w:r>
                            <w:rPr>
                              <w:color w:val="FFFFFF"/>
                            </w:rPr>
                            <w:t>BASED</w:t>
                          </w:r>
                          <w:r>
                            <w:rPr>
                              <w:color w:val="FFFFFF"/>
                              <w:spacing w:val="-4"/>
                            </w:rPr>
                            <w:t xml:space="preserve"> </w:t>
                          </w:r>
                          <w:r>
                            <w:rPr>
                              <w:color w:val="FFFFFF"/>
                            </w:rPr>
                            <w:t>CONTROLLER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73" type="#_x0000_t202" style="position:absolute;margin-left:82.8pt;margin-top:41.2pt;width:232.5pt;height:14.35pt;z-index:-1652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" filled="f" stroked="f">
              <v:textbox inset="0,0,0,0">
                <w:txbxContent>
                  <w:p w:rsidR="00660AD9" w:rsidRDefault="00660AD9">
                    <w:pPr>
                      <w:pStyle w:val="BodyText"/>
                      <w:spacing w:before="13"/>
                      <w:ind w:left="20"/>
                    </w:pPr>
                    <w:r>
                      <w:rPr>
                        <w:color w:val="FFFFFF"/>
                      </w:rPr>
                      <w:t>DEC50132</w:t>
                    </w:r>
                    <w:r>
                      <w:rPr>
                        <w:color w:val="FFFFFF"/>
                        <w:spacing w:val="-5"/>
                      </w:rPr>
                      <w:t xml:space="preserve"> </w:t>
                    </w:r>
                    <w:r>
                      <w:rPr>
                        <w:color w:val="FFFFFF"/>
                      </w:rPr>
                      <w:t>INTERNET</w:t>
                    </w:r>
                    <w:r>
                      <w:rPr>
                        <w:color w:val="FFFFFF"/>
                        <w:spacing w:val="-3"/>
                      </w:rPr>
                      <w:t xml:space="preserve"> </w:t>
                    </w:r>
                    <w:r>
                      <w:rPr>
                        <w:color w:val="FFFFFF"/>
                      </w:rPr>
                      <w:t>BASED</w:t>
                    </w:r>
                    <w:r>
                      <w:rPr>
                        <w:color w:val="FFFFFF"/>
                        <w:spacing w:val="-4"/>
                      </w:rPr>
                      <w:t xml:space="preserve"> </w:t>
                    </w:r>
                    <w:r>
                      <w:rPr>
                        <w:color w:val="FFFFFF"/>
                      </w:rPr>
                      <w:t>CONTROLLER</w:t>
                    </w:r>
                  </w:p>
                </w:txbxContent>
              </v:textbox>
              <w10:wrap anchorx="page" anchory="page"/>
            </v:shape>
          </w:pict>
        </mc:Fallback>
      </mc:AlternateContent>
    </w:r>
    <w:r>
      <w:rPr>
        <w:noProof/>
      </w:rPr>
      <mc:AlternateContent>
        <mc:Choice Requires="wps">
          <w:drawing>
            <wp:anchor distT="0" distB="0" distL="114300" distR="114300" simplePos="0" relativeHeight="486788608" behindDoc="1" locked="0" layoutInCell="1" allowOverlap="1">
              <wp:simplePos x="0" y="0"/>
              <wp:positionH relativeFrom="page">
                <wp:posOffset>5572760</wp:posOffset>
              </wp:positionH>
              <wp:positionV relativeFrom="page">
                <wp:posOffset>523240</wp:posOffset>
              </wp:positionV>
              <wp:extent cx="1400175" cy="182245"/>
              <wp:effectExtent l="0" t="0" r="0" b="0"/>
              <wp:wrapNone/>
              <wp:docPr id="2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pStyle w:val="BodyText"/>
                            <w:spacing w:before="13"/>
                            <w:ind w:left="20"/>
                          </w:pPr>
                          <w:r>
                            <w:rPr>
                              <w:color w:val="FFFFFF"/>
                            </w:rPr>
                            <w:t>PRACTICAL</w:t>
                          </w:r>
                          <w:r>
                            <w:rPr>
                              <w:color w:val="FFFFFF"/>
                              <w:spacing w:val="-7"/>
                            </w:rPr>
                            <w:t xml:space="preserve"> </w:t>
                          </w:r>
                          <w:r>
                            <w:rPr>
                              <w:color w:val="FFFFFF"/>
                            </w:rPr>
                            <w:t>WORK</w:t>
                          </w:r>
                          <w:r>
                            <w:rPr>
                              <w:color w:val="FFFFFF"/>
                              <w:spacing w:val="-2"/>
                            </w:rPr>
                            <w:t xml:space="preserve"> </w:t>
                          </w:r>
                          <w:r>
                            <w:rPr>
                              <w:color w:val="FFFFFF"/>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74" type="#_x0000_t202" style="position:absolute;margin-left:438.8pt;margin-top:41.2pt;width:110.25pt;height:14.35pt;z-index:-165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23DsgIAALM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" filled="f" stroked="f">
              <v:textbox inset="0,0,0,0">
                <w:txbxContent>
                  <w:p w:rsidR="00660AD9" w:rsidRDefault="00660AD9">
                    <w:pPr>
                      <w:pStyle w:val="BodyText"/>
                      <w:spacing w:before="13"/>
                      <w:ind w:left="20"/>
                    </w:pPr>
                    <w:r>
                      <w:rPr>
                        <w:color w:val="FFFFFF"/>
                      </w:rPr>
                      <w:t>PRACTICAL</w:t>
                    </w:r>
                    <w:r>
                      <w:rPr>
                        <w:color w:val="FFFFFF"/>
                        <w:spacing w:val="-7"/>
                      </w:rPr>
                      <w:t xml:space="preserve"> </w:t>
                    </w:r>
                    <w:r>
                      <w:rPr>
                        <w:color w:val="FFFFFF"/>
                      </w:rPr>
                      <w:t>WORK</w:t>
                    </w:r>
                    <w:r>
                      <w:rPr>
                        <w:color w:val="FFFFFF"/>
                        <w:spacing w:val="-2"/>
                      </w:rPr>
                      <w:t xml:space="preserve"> </w:t>
                    </w:r>
                    <w:r>
                      <w:rPr>
                        <w:color w:val="FFFFFF"/>
                      </w:rPr>
                      <w:t>3</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AD9" w:rsidRDefault="00AF5842">
    <w:pPr>
      <w:pStyle w:val="BodyText"/>
      <w:spacing w:line="14" w:lineRule="auto"/>
      <w:rPr>
        <w:sz w:val="20"/>
      </w:rPr>
    </w:pPr>
    <w:r>
      <w:rPr>
        <w:noProof/>
      </w:rPr>
      <mc:AlternateContent>
        <mc:Choice Requires="wps">
          <w:drawing>
            <wp:anchor distT="0" distB="0" distL="114300" distR="114300" simplePos="0" relativeHeight="486790656" behindDoc="1" locked="0" layoutInCell="1" allowOverlap="1">
              <wp:simplePos x="0" y="0"/>
              <wp:positionH relativeFrom="page">
                <wp:posOffset>914400</wp:posOffset>
              </wp:positionH>
              <wp:positionV relativeFrom="page">
                <wp:posOffset>481330</wp:posOffset>
              </wp:positionV>
              <wp:extent cx="6194425" cy="264795"/>
              <wp:effectExtent l="0" t="0" r="0" b="0"/>
              <wp:wrapNone/>
              <wp:docPr id="2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4425" cy="264795"/>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863A2D" id="Rectangle 33" o:spid="_x0000_s1026" style="position:absolute;margin-left:1in;margin-top:37.9pt;width:487.75pt;height:20.85pt;z-index:-1652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" fillcolor="#5b9bd4" stroked="f">
              <w10:wrap anchorx="page" anchory="page"/>
            </v:rect>
          </w:pict>
        </mc:Fallback>
      </mc:AlternateContent>
    </w:r>
    <w:r>
      <w:rPr>
        <w:noProof/>
      </w:rPr>
      <mc:AlternateContent>
        <mc:Choice Requires="wps">
          <w:drawing>
            <wp:anchor distT="0" distB="0" distL="114300" distR="114300" simplePos="0" relativeHeight="486791168" behindDoc="1" locked="0" layoutInCell="1" allowOverlap="1">
              <wp:simplePos x="0" y="0"/>
              <wp:positionH relativeFrom="page">
                <wp:posOffset>1051560</wp:posOffset>
              </wp:positionH>
              <wp:positionV relativeFrom="page">
                <wp:posOffset>523240</wp:posOffset>
              </wp:positionV>
              <wp:extent cx="2952750" cy="182245"/>
              <wp:effectExtent l="0" t="0" r="0" b="0"/>
              <wp:wrapNone/>
              <wp:docPr id="2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pStyle w:val="BodyText"/>
                            <w:spacing w:before="13"/>
                            <w:ind w:left="20"/>
                          </w:pPr>
                          <w:r>
                            <w:rPr>
                              <w:color w:val="FFFFFF"/>
                            </w:rPr>
                            <w:t>DEC50132</w:t>
                          </w:r>
                          <w:r>
                            <w:rPr>
                              <w:color w:val="FFFFFF"/>
                              <w:spacing w:val="-5"/>
                            </w:rPr>
                            <w:t xml:space="preserve"> </w:t>
                          </w:r>
                          <w:r>
                            <w:rPr>
                              <w:color w:val="FFFFFF"/>
                            </w:rPr>
                            <w:t>INTERNET</w:t>
                          </w:r>
                          <w:r>
                            <w:rPr>
                              <w:color w:val="FFFFFF"/>
                              <w:spacing w:val="-3"/>
                            </w:rPr>
                            <w:t xml:space="preserve"> </w:t>
                          </w:r>
                          <w:r>
                            <w:rPr>
                              <w:color w:val="FFFFFF"/>
                            </w:rPr>
                            <w:t>BASED</w:t>
                          </w:r>
                          <w:r>
                            <w:rPr>
                              <w:color w:val="FFFFFF"/>
                              <w:spacing w:val="-4"/>
                            </w:rPr>
                            <w:t xml:space="preserve"> </w:t>
                          </w:r>
                          <w:r>
                            <w:rPr>
                              <w:color w:val="FFFFFF"/>
                            </w:rPr>
                            <w:t>CONTROLLER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77" type="#_x0000_t202" style="position:absolute;margin-left:82.8pt;margin-top:41.2pt;width:232.5pt;height:14.35pt;z-index:-1652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" filled="f" stroked="f">
              <v:textbox inset="0,0,0,0">
                <w:txbxContent>
                  <w:p w:rsidR="00660AD9" w:rsidRDefault="00660AD9">
                    <w:pPr>
                      <w:pStyle w:val="BodyText"/>
                      <w:spacing w:before="13"/>
                      <w:ind w:left="20"/>
                    </w:pPr>
                    <w:r>
                      <w:rPr>
                        <w:color w:val="FFFFFF"/>
                      </w:rPr>
                      <w:t>DEC50132</w:t>
                    </w:r>
                    <w:r>
                      <w:rPr>
                        <w:color w:val="FFFFFF"/>
                        <w:spacing w:val="-5"/>
                      </w:rPr>
                      <w:t xml:space="preserve"> </w:t>
                    </w:r>
                    <w:r>
                      <w:rPr>
                        <w:color w:val="FFFFFF"/>
                      </w:rPr>
                      <w:t>INTERNET</w:t>
                    </w:r>
                    <w:r>
                      <w:rPr>
                        <w:color w:val="FFFFFF"/>
                        <w:spacing w:val="-3"/>
                      </w:rPr>
                      <w:t xml:space="preserve"> </w:t>
                    </w:r>
                    <w:r>
                      <w:rPr>
                        <w:color w:val="FFFFFF"/>
                      </w:rPr>
                      <w:t>BASED</w:t>
                    </w:r>
                    <w:r>
                      <w:rPr>
                        <w:color w:val="FFFFFF"/>
                        <w:spacing w:val="-4"/>
                      </w:rPr>
                      <w:t xml:space="preserve"> </w:t>
                    </w:r>
                    <w:r>
                      <w:rPr>
                        <w:color w:val="FFFFFF"/>
                      </w:rPr>
                      <w:t>CONTROLLER</w:t>
                    </w:r>
                  </w:p>
                </w:txbxContent>
              </v:textbox>
              <w10:wrap anchorx="page" anchory="page"/>
            </v:shape>
          </w:pict>
        </mc:Fallback>
      </mc:AlternateContent>
    </w:r>
    <w:r>
      <w:rPr>
        <w:noProof/>
      </w:rPr>
      <mc:AlternateContent>
        <mc:Choice Requires="wps">
          <w:drawing>
            <wp:anchor distT="0" distB="0" distL="114300" distR="114300" simplePos="0" relativeHeight="486791680" behindDoc="1" locked="0" layoutInCell="1" allowOverlap="1">
              <wp:simplePos x="0" y="0"/>
              <wp:positionH relativeFrom="page">
                <wp:posOffset>5572760</wp:posOffset>
              </wp:positionH>
              <wp:positionV relativeFrom="page">
                <wp:posOffset>523240</wp:posOffset>
              </wp:positionV>
              <wp:extent cx="1400175" cy="182245"/>
              <wp:effectExtent l="0" t="0" r="0" b="0"/>
              <wp:wrapNone/>
              <wp:docPr id="2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pStyle w:val="BodyText"/>
                            <w:spacing w:before="13"/>
                            <w:ind w:left="20"/>
                          </w:pPr>
                          <w:r>
                            <w:rPr>
                              <w:color w:val="FFFFFF"/>
                            </w:rPr>
                            <w:t>PRACTICAL</w:t>
                          </w:r>
                          <w:r>
                            <w:rPr>
                              <w:color w:val="FFFFFF"/>
                              <w:spacing w:val="-7"/>
                            </w:rPr>
                            <w:t xml:space="preserve"> </w:t>
                          </w:r>
                          <w:r>
                            <w:rPr>
                              <w:color w:val="FFFFFF"/>
                            </w:rPr>
                            <w:t>WORK</w:t>
                          </w:r>
                          <w:r>
                            <w:rPr>
                              <w:color w:val="FFFFFF"/>
                              <w:spacing w:val="-2"/>
                            </w:rPr>
                            <w:t xml:space="preserve"> </w:t>
                          </w:r>
                          <w:r>
                            <w:rPr>
                              <w:color w:val="FFFFFF"/>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78" type="#_x0000_t202" style="position:absolute;margin-left:438.8pt;margin-top:41.2pt;width:110.25pt;height:14.35pt;z-index:-165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LsQsQIAALM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" filled="f" stroked="f">
              <v:textbox inset="0,0,0,0">
                <w:txbxContent>
                  <w:p w:rsidR="00660AD9" w:rsidRDefault="00660AD9">
                    <w:pPr>
                      <w:pStyle w:val="BodyText"/>
                      <w:spacing w:before="13"/>
                      <w:ind w:left="20"/>
                    </w:pPr>
                    <w:r>
                      <w:rPr>
                        <w:color w:val="FFFFFF"/>
                      </w:rPr>
                      <w:t>PRACTICAL</w:t>
                    </w:r>
                    <w:r>
                      <w:rPr>
                        <w:color w:val="FFFFFF"/>
                        <w:spacing w:val="-7"/>
                      </w:rPr>
                      <w:t xml:space="preserve"> </w:t>
                    </w:r>
                    <w:r>
                      <w:rPr>
                        <w:color w:val="FFFFFF"/>
                      </w:rPr>
                      <w:t>WORK</w:t>
                    </w:r>
                    <w:r>
                      <w:rPr>
                        <w:color w:val="FFFFFF"/>
                        <w:spacing w:val="-2"/>
                      </w:rPr>
                      <w:t xml:space="preserve"> </w:t>
                    </w:r>
                    <w:r>
                      <w:rPr>
                        <w:color w:val="FFFFFF"/>
                      </w:rPr>
                      <w:t>3</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AD9" w:rsidRDefault="00AF5842">
    <w:pPr>
      <w:pStyle w:val="BodyText"/>
      <w:spacing w:line="14" w:lineRule="auto"/>
      <w:rPr>
        <w:sz w:val="20"/>
      </w:rPr>
    </w:pPr>
    <w:r>
      <w:rPr>
        <w:noProof/>
      </w:rPr>
      <mc:AlternateContent>
        <mc:Choice Requires="wps">
          <w:drawing>
            <wp:anchor distT="0" distB="0" distL="114300" distR="114300" simplePos="0" relativeHeight="486793216" behindDoc="1" locked="0" layoutInCell="1" allowOverlap="1">
              <wp:simplePos x="0" y="0"/>
              <wp:positionH relativeFrom="page">
                <wp:posOffset>914400</wp:posOffset>
              </wp:positionH>
              <wp:positionV relativeFrom="page">
                <wp:posOffset>481330</wp:posOffset>
              </wp:positionV>
              <wp:extent cx="6194425" cy="264795"/>
              <wp:effectExtent l="0" t="0" r="0" b="0"/>
              <wp:wrapNone/>
              <wp:docPr id="1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4425" cy="264795"/>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6A893E" id="Rectangle 28" o:spid="_x0000_s1026" style="position:absolute;margin-left:1in;margin-top:37.9pt;width:487.75pt;height:20.85pt;z-index:-1652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" fillcolor="#5b9bd4" stroked="f">
              <w10:wrap anchorx="page" anchory="page"/>
            </v:rect>
          </w:pict>
        </mc:Fallback>
      </mc:AlternateContent>
    </w:r>
    <w:r>
      <w:rPr>
        <w:noProof/>
      </w:rPr>
      <mc:AlternateContent>
        <mc:Choice Requires="wps">
          <w:drawing>
            <wp:anchor distT="0" distB="0" distL="114300" distR="114300" simplePos="0" relativeHeight="486793728" behindDoc="1" locked="0" layoutInCell="1" allowOverlap="1">
              <wp:simplePos x="0" y="0"/>
              <wp:positionH relativeFrom="page">
                <wp:posOffset>1051560</wp:posOffset>
              </wp:positionH>
              <wp:positionV relativeFrom="page">
                <wp:posOffset>523240</wp:posOffset>
              </wp:positionV>
              <wp:extent cx="2952750" cy="182245"/>
              <wp:effectExtent l="0" t="0" r="0" b="0"/>
              <wp:wrapNone/>
              <wp:docPr id="1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pStyle w:val="BodyText"/>
                            <w:spacing w:before="13"/>
                            <w:ind w:left="20"/>
                          </w:pPr>
                          <w:r>
                            <w:rPr>
                              <w:color w:val="FFFFFF"/>
                            </w:rPr>
                            <w:t>DEC50132</w:t>
                          </w:r>
                          <w:r>
                            <w:rPr>
                              <w:color w:val="FFFFFF"/>
                              <w:spacing w:val="-5"/>
                            </w:rPr>
                            <w:t xml:space="preserve"> </w:t>
                          </w:r>
                          <w:r>
                            <w:rPr>
                              <w:color w:val="FFFFFF"/>
                            </w:rPr>
                            <w:t>INTERNET</w:t>
                          </w:r>
                          <w:r>
                            <w:rPr>
                              <w:color w:val="FFFFFF"/>
                              <w:spacing w:val="-3"/>
                            </w:rPr>
                            <w:t xml:space="preserve"> </w:t>
                          </w:r>
                          <w:r>
                            <w:rPr>
                              <w:color w:val="FFFFFF"/>
                            </w:rPr>
                            <w:t>BASED</w:t>
                          </w:r>
                          <w:r>
                            <w:rPr>
                              <w:color w:val="FFFFFF"/>
                              <w:spacing w:val="-4"/>
                            </w:rPr>
                            <w:t xml:space="preserve"> </w:t>
                          </w:r>
                          <w:r>
                            <w:rPr>
                              <w:color w:val="FFFFFF"/>
                            </w:rPr>
                            <w:t>CONTROLLER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81" type="#_x0000_t202" style="position:absolute;margin-left:82.8pt;margin-top:41.2pt;width:232.5pt;height:14.35pt;z-index:-165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" filled="f" stroked="f">
              <v:textbox inset="0,0,0,0">
                <w:txbxContent>
                  <w:p w:rsidR="00660AD9" w:rsidRDefault="00660AD9">
                    <w:pPr>
                      <w:pStyle w:val="BodyText"/>
                      <w:spacing w:before="13"/>
                      <w:ind w:left="20"/>
                    </w:pPr>
                    <w:r>
                      <w:rPr>
                        <w:color w:val="FFFFFF"/>
                      </w:rPr>
                      <w:t>DEC50132</w:t>
                    </w:r>
                    <w:r>
                      <w:rPr>
                        <w:color w:val="FFFFFF"/>
                        <w:spacing w:val="-5"/>
                      </w:rPr>
                      <w:t xml:space="preserve"> </w:t>
                    </w:r>
                    <w:r>
                      <w:rPr>
                        <w:color w:val="FFFFFF"/>
                      </w:rPr>
                      <w:t>INTERNET</w:t>
                    </w:r>
                    <w:r>
                      <w:rPr>
                        <w:color w:val="FFFFFF"/>
                        <w:spacing w:val="-3"/>
                      </w:rPr>
                      <w:t xml:space="preserve"> </w:t>
                    </w:r>
                    <w:r>
                      <w:rPr>
                        <w:color w:val="FFFFFF"/>
                      </w:rPr>
                      <w:t>BASED</w:t>
                    </w:r>
                    <w:r>
                      <w:rPr>
                        <w:color w:val="FFFFFF"/>
                        <w:spacing w:val="-4"/>
                      </w:rPr>
                      <w:t xml:space="preserve"> </w:t>
                    </w:r>
                    <w:r>
                      <w:rPr>
                        <w:color w:val="FFFFFF"/>
                      </w:rPr>
                      <w:t>CONTROLLER</w:t>
                    </w:r>
                  </w:p>
                </w:txbxContent>
              </v:textbox>
              <w10:wrap anchorx="page" anchory="page"/>
            </v:shape>
          </w:pict>
        </mc:Fallback>
      </mc:AlternateContent>
    </w:r>
    <w:r>
      <w:rPr>
        <w:noProof/>
      </w:rPr>
      <mc:AlternateContent>
        <mc:Choice Requires="wps">
          <w:drawing>
            <wp:anchor distT="0" distB="0" distL="114300" distR="114300" simplePos="0" relativeHeight="486794240" behindDoc="1" locked="0" layoutInCell="1" allowOverlap="1">
              <wp:simplePos x="0" y="0"/>
              <wp:positionH relativeFrom="page">
                <wp:posOffset>5572760</wp:posOffset>
              </wp:positionH>
              <wp:positionV relativeFrom="page">
                <wp:posOffset>523240</wp:posOffset>
              </wp:positionV>
              <wp:extent cx="1400175" cy="182245"/>
              <wp:effectExtent l="0" t="0" r="0" b="0"/>
              <wp:wrapNone/>
              <wp:docPr id="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pStyle w:val="BodyText"/>
                            <w:spacing w:before="13"/>
                            <w:ind w:left="20"/>
                          </w:pPr>
                          <w:r>
                            <w:rPr>
                              <w:color w:val="FFFFFF"/>
                            </w:rPr>
                            <w:t>PRACTICAL</w:t>
                          </w:r>
                          <w:r>
                            <w:rPr>
                              <w:color w:val="FFFFFF"/>
                              <w:spacing w:val="-7"/>
                            </w:rPr>
                            <w:t xml:space="preserve"> </w:t>
                          </w:r>
                          <w:r>
                            <w:rPr>
                              <w:color w:val="FFFFFF"/>
                            </w:rPr>
                            <w:t>WORK</w:t>
                          </w:r>
                          <w:r>
                            <w:rPr>
                              <w:color w:val="FFFFFF"/>
                              <w:spacing w:val="-2"/>
                            </w:rPr>
                            <w:t xml:space="preserve"> </w:t>
                          </w:r>
                          <w:r>
                            <w:rPr>
                              <w:color w:val="FFFFFF"/>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82" type="#_x0000_t202" style="position:absolute;margin-left:438.8pt;margin-top:41.2pt;width:110.25pt;height:14.35pt;z-index:-1652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" filled="f" stroked="f">
              <v:textbox inset="0,0,0,0">
                <w:txbxContent>
                  <w:p w:rsidR="00660AD9" w:rsidRDefault="00660AD9">
                    <w:pPr>
                      <w:pStyle w:val="BodyText"/>
                      <w:spacing w:before="13"/>
                      <w:ind w:left="20"/>
                    </w:pPr>
                    <w:r>
                      <w:rPr>
                        <w:color w:val="FFFFFF"/>
                      </w:rPr>
                      <w:t>PRACTICAL</w:t>
                    </w:r>
                    <w:r>
                      <w:rPr>
                        <w:color w:val="FFFFFF"/>
                        <w:spacing w:val="-7"/>
                      </w:rPr>
                      <w:t xml:space="preserve"> </w:t>
                    </w:r>
                    <w:r>
                      <w:rPr>
                        <w:color w:val="FFFFFF"/>
                      </w:rPr>
                      <w:t>WORK</w:t>
                    </w:r>
                    <w:r>
                      <w:rPr>
                        <w:color w:val="FFFFFF"/>
                        <w:spacing w:val="-2"/>
                      </w:rPr>
                      <w:t xml:space="preserve"> </w:t>
                    </w:r>
                    <w:r>
                      <w:rPr>
                        <w:color w:val="FFFFFF"/>
                      </w:rPr>
                      <w:t>3</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0AD9" w:rsidRDefault="00AF5842">
    <w:pPr>
      <w:pStyle w:val="BodyText"/>
      <w:spacing w:line="14" w:lineRule="auto"/>
      <w:rPr>
        <w:sz w:val="20"/>
      </w:rPr>
    </w:pPr>
    <w:r>
      <w:rPr>
        <w:noProof/>
      </w:rPr>
      <mc:AlternateContent>
        <mc:Choice Requires="wps">
          <w:drawing>
            <wp:anchor distT="0" distB="0" distL="114300" distR="114300" simplePos="0" relativeHeight="486804480" behindDoc="1" locked="0" layoutInCell="1" allowOverlap="1">
              <wp:simplePos x="0" y="0"/>
              <wp:positionH relativeFrom="page">
                <wp:posOffset>914400</wp:posOffset>
              </wp:positionH>
              <wp:positionV relativeFrom="page">
                <wp:posOffset>481330</wp:posOffset>
              </wp:positionV>
              <wp:extent cx="6194425" cy="264795"/>
              <wp:effectExtent l="0" t="0" r="0" b="0"/>
              <wp:wrapNone/>
              <wp:docPr id="1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4425" cy="264795"/>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2C514" id="Rectangle 6" o:spid="_x0000_s1026" style="position:absolute;margin-left:1in;margin-top:37.9pt;width:487.75pt;height:20.85pt;z-index:-1651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" fillcolor="#5b9bd4" stroked="f">
              <w10:wrap anchorx="page" anchory="page"/>
            </v:rect>
          </w:pict>
        </mc:Fallback>
      </mc:AlternateContent>
    </w:r>
    <w:r>
      <w:rPr>
        <w:noProof/>
      </w:rPr>
      <mc:AlternateContent>
        <mc:Choice Requires="wps">
          <w:drawing>
            <wp:anchor distT="0" distB="0" distL="114300" distR="114300" simplePos="0" relativeHeight="486804992" behindDoc="1" locked="0" layoutInCell="1" allowOverlap="1">
              <wp:simplePos x="0" y="0"/>
              <wp:positionH relativeFrom="page">
                <wp:posOffset>1051560</wp:posOffset>
              </wp:positionH>
              <wp:positionV relativeFrom="page">
                <wp:posOffset>523240</wp:posOffset>
              </wp:positionV>
              <wp:extent cx="2952750" cy="18224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pStyle w:val="BodyText"/>
                            <w:spacing w:before="13"/>
                            <w:ind w:left="20"/>
                          </w:pPr>
                          <w:r>
                            <w:rPr>
                              <w:color w:val="FFFFFF"/>
                            </w:rPr>
                            <w:t>DEC50132</w:t>
                          </w:r>
                          <w:r>
                            <w:rPr>
                              <w:color w:val="FFFFFF"/>
                              <w:spacing w:val="-5"/>
                            </w:rPr>
                            <w:t xml:space="preserve"> </w:t>
                          </w:r>
                          <w:r>
                            <w:rPr>
                              <w:color w:val="FFFFFF"/>
                            </w:rPr>
                            <w:t>INTERNET</w:t>
                          </w:r>
                          <w:r>
                            <w:rPr>
                              <w:color w:val="FFFFFF"/>
                              <w:spacing w:val="-3"/>
                            </w:rPr>
                            <w:t xml:space="preserve"> </w:t>
                          </w:r>
                          <w:r>
                            <w:rPr>
                              <w:color w:val="FFFFFF"/>
                            </w:rPr>
                            <w:t>BASED</w:t>
                          </w:r>
                          <w:r>
                            <w:rPr>
                              <w:color w:val="FFFFFF"/>
                              <w:spacing w:val="-4"/>
                            </w:rPr>
                            <w:t xml:space="preserve"> </w:t>
                          </w:r>
                          <w:r>
                            <w:rPr>
                              <w:color w:val="FFFFFF"/>
                            </w:rPr>
                            <w:t>CONTROLLER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5" type="#_x0000_t202" style="position:absolute;margin-left:82.8pt;margin-top:41.2pt;width:232.5pt;height:14.35pt;z-index:-165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" filled="f" stroked="f">
              <v:textbox inset="0,0,0,0">
                <w:txbxContent>
                  <w:p w:rsidR="00660AD9" w:rsidRDefault="00660AD9">
                    <w:pPr>
                      <w:pStyle w:val="BodyText"/>
                      <w:spacing w:before="13"/>
                      <w:ind w:left="20"/>
                    </w:pPr>
                    <w:r>
                      <w:rPr>
                        <w:color w:val="FFFFFF"/>
                      </w:rPr>
                      <w:t>DEC50132</w:t>
                    </w:r>
                    <w:r>
                      <w:rPr>
                        <w:color w:val="FFFFFF"/>
                        <w:spacing w:val="-5"/>
                      </w:rPr>
                      <w:t xml:space="preserve"> </w:t>
                    </w:r>
                    <w:r>
                      <w:rPr>
                        <w:color w:val="FFFFFF"/>
                      </w:rPr>
                      <w:t>INTERNET</w:t>
                    </w:r>
                    <w:r>
                      <w:rPr>
                        <w:color w:val="FFFFFF"/>
                        <w:spacing w:val="-3"/>
                      </w:rPr>
                      <w:t xml:space="preserve"> </w:t>
                    </w:r>
                    <w:r>
                      <w:rPr>
                        <w:color w:val="FFFFFF"/>
                      </w:rPr>
                      <w:t>BASED</w:t>
                    </w:r>
                    <w:r>
                      <w:rPr>
                        <w:color w:val="FFFFFF"/>
                        <w:spacing w:val="-4"/>
                      </w:rPr>
                      <w:t xml:space="preserve"> </w:t>
                    </w:r>
                    <w:r>
                      <w:rPr>
                        <w:color w:val="FFFFFF"/>
                      </w:rPr>
                      <w:t>CONTROLLER</w:t>
                    </w:r>
                  </w:p>
                </w:txbxContent>
              </v:textbox>
              <w10:wrap anchorx="page" anchory="page"/>
            </v:shape>
          </w:pict>
        </mc:Fallback>
      </mc:AlternateContent>
    </w:r>
    <w:r>
      <w:rPr>
        <w:noProof/>
      </w:rPr>
      <mc:AlternateContent>
        <mc:Choice Requires="wps">
          <w:drawing>
            <wp:anchor distT="0" distB="0" distL="114300" distR="114300" simplePos="0" relativeHeight="486805504" behindDoc="1" locked="0" layoutInCell="1" allowOverlap="1">
              <wp:simplePos x="0" y="0"/>
              <wp:positionH relativeFrom="page">
                <wp:posOffset>5572760</wp:posOffset>
              </wp:positionH>
              <wp:positionV relativeFrom="page">
                <wp:posOffset>523240</wp:posOffset>
              </wp:positionV>
              <wp:extent cx="1400175" cy="182245"/>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0AD9" w:rsidRDefault="00660AD9">
                          <w:pPr>
                            <w:pStyle w:val="BodyText"/>
                            <w:spacing w:before="13"/>
                            <w:ind w:left="20"/>
                          </w:pPr>
                          <w:r>
                            <w:rPr>
                              <w:color w:val="FFFFFF"/>
                            </w:rPr>
                            <w:t>PRACTICAL</w:t>
                          </w:r>
                          <w:r>
                            <w:rPr>
                              <w:color w:val="FFFFFF"/>
                              <w:spacing w:val="-7"/>
                            </w:rPr>
                            <w:t xml:space="preserve"> </w:t>
                          </w:r>
                          <w:r>
                            <w:rPr>
                              <w:color w:val="FFFFFF"/>
                            </w:rPr>
                            <w:t>WORK</w:t>
                          </w:r>
                          <w:r>
                            <w:rPr>
                              <w:color w:val="FFFFFF"/>
                              <w:spacing w:val="-2"/>
                            </w:rPr>
                            <w:t xml:space="preserve"> </w:t>
                          </w:r>
                          <w:r>
                            <w:rPr>
                              <w:color w:val="FFFFFF"/>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86" type="#_x0000_t202" style="position:absolute;margin-left:438.8pt;margin-top:41.2pt;width:110.25pt;height:14.35pt;z-index:-1651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" filled="f" stroked="f">
              <v:textbox inset="0,0,0,0">
                <w:txbxContent>
                  <w:p w:rsidR="00660AD9" w:rsidRDefault="00660AD9">
                    <w:pPr>
                      <w:pStyle w:val="BodyText"/>
                      <w:spacing w:before="13"/>
                      <w:ind w:left="20"/>
                    </w:pPr>
                    <w:r>
                      <w:rPr>
                        <w:color w:val="FFFFFF"/>
                      </w:rPr>
                      <w:t>PRACTICAL</w:t>
                    </w:r>
                    <w:r>
                      <w:rPr>
                        <w:color w:val="FFFFFF"/>
                        <w:spacing w:val="-7"/>
                      </w:rPr>
                      <w:t xml:space="preserve"> </w:t>
                    </w:r>
                    <w:r>
                      <w:rPr>
                        <w:color w:val="FFFFFF"/>
                      </w:rPr>
                      <w:t>WORK</w:t>
                    </w:r>
                    <w:r>
                      <w:rPr>
                        <w:color w:val="FFFFFF"/>
                        <w:spacing w:val="-2"/>
                      </w:rPr>
                      <w:t xml:space="preserve"> </w:t>
                    </w:r>
                    <w:r>
                      <w:rPr>
                        <w:color w:val="FFFFFF"/>
                      </w:rPr>
                      <w:t>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C3CED"/>
    <w:multiLevelType w:val="hybridMultilevel"/>
    <w:tmpl w:val="FE129254"/>
    <w:lvl w:ilvl="0" w:tplc="0C9035B6">
      <w:numFmt w:val="bullet"/>
      <w:lvlText w:val=""/>
      <w:lvlJc w:val="left"/>
      <w:pPr>
        <w:ind w:left="646" w:hanging="360"/>
      </w:pPr>
      <w:rPr>
        <w:rFonts w:ascii="Wingdings" w:eastAsia="Wingdings" w:hAnsi="Wingdings" w:cs="Wingdings" w:hint="default"/>
        <w:w w:val="99"/>
        <w:sz w:val="20"/>
        <w:szCs w:val="20"/>
        <w:lang w:val="en-US" w:eastAsia="en-US" w:bidi="ar-SA"/>
      </w:rPr>
    </w:lvl>
    <w:lvl w:ilvl="1" w:tplc="D2022E5C">
      <w:numFmt w:val="bullet"/>
      <w:lvlText w:val=""/>
      <w:lvlJc w:val="left"/>
      <w:pPr>
        <w:ind w:left="934" w:hanging="360"/>
      </w:pPr>
      <w:rPr>
        <w:rFonts w:ascii="Symbol" w:eastAsia="Symbol" w:hAnsi="Symbol" w:cs="Symbol" w:hint="default"/>
        <w:w w:val="99"/>
        <w:sz w:val="20"/>
        <w:szCs w:val="20"/>
        <w:lang w:val="en-US" w:eastAsia="en-US" w:bidi="ar-SA"/>
      </w:rPr>
    </w:lvl>
    <w:lvl w:ilvl="2" w:tplc="CC2C4286">
      <w:start w:val="1"/>
      <w:numFmt w:val="decimal"/>
      <w:lvlText w:val="%3)"/>
      <w:lvlJc w:val="left"/>
      <w:pPr>
        <w:ind w:left="1193" w:hanging="260"/>
      </w:pPr>
      <w:rPr>
        <w:rFonts w:ascii="Arial" w:eastAsia="Arial" w:hAnsi="Arial" w:cs="Arial" w:hint="default"/>
        <w:w w:val="100"/>
        <w:sz w:val="22"/>
        <w:szCs w:val="22"/>
        <w:lang w:val="en-US" w:eastAsia="en-US" w:bidi="ar-SA"/>
      </w:rPr>
    </w:lvl>
    <w:lvl w:ilvl="3" w:tplc="684C9540">
      <w:numFmt w:val="bullet"/>
      <w:lvlText w:val="•"/>
      <w:lvlJc w:val="left"/>
      <w:pPr>
        <w:ind w:left="2393" w:hanging="260"/>
      </w:pPr>
      <w:rPr>
        <w:rFonts w:hint="default"/>
        <w:lang w:val="en-US" w:eastAsia="en-US" w:bidi="ar-SA"/>
      </w:rPr>
    </w:lvl>
    <w:lvl w:ilvl="4" w:tplc="5448C1EA">
      <w:numFmt w:val="bullet"/>
      <w:lvlText w:val="•"/>
      <w:lvlJc w:val="left"/>
      <w:pPr>
        <w:ind w:left="3586" w:hanging="260"/>
      </w:pPr>
      <w:rPr>
        <w:rFonts w:hint="default"/>
        <w:lang w:val="en-US" w:eastAsia="en-US" w:bidi="ar-SA"/>
      </w:rPr>
    </w:lvl>
    <w:lvl w:ilvl="5" w:tplc="BD785B02">
      <w:numFmt w:val="bullet"/>
      <w:lvlText w:val="•"/>
      <w:lvlJc w:val="left"/>
      <w:pPr>
        <w:ind w:left="4779" w:hanging="260"/>
      </w:pPr>
      <w:rPr>
        <w:rFonts w:hint="default"/>
        <w:lang w:val="en-US" w:eastAsia="en-US" w:bidi="ar-SA"/>
      </w:rPr>
    </w:lvl>
    <w:lvl w:ilvl="6" w:tplc="BB66D250">
      <w:numFmt w:val="bullet"/>
      <w:lvlText w:val="•"/>
      <w:lvlJc w:val="left"/>
      <w:pPr>
        <w:ind w:left="5973" w:hanging="260"/>
      </w:pPr>
      <w:rPr>
        <w:rFonts w:hint="default"/>
        <w:lang w:val="en-US" w:eastAsia="en-US" w:bidi="ar-SA"/>
      </w:rPr>
    </w:lvl>
    <w:lvl w:ilvl="7" w:tplc="BD805CAA">
      <w:numFmt w:val="bullet"/>
      <w:lvlText w:val="•"/>
      <w:lvlJc w:val="left"/>
      <w:pPr>
        <w:ind w:left="7166" w:hanging="260"/>
      </w:pPr>
      <w:rPr>
        <w:rFonts w:hint="default"/>
        <w:lang w:val="en-US" w:eastAsia="en-US" w:bidi="ar-SA"/>
      </w:rPr>
    </w:lvl>
    <w:lvl w:ilvl="8" w:tplc="433480AA">
      <w:numFmt w:val="bullet"/>
      <w:lvlText w:val="•"/>
      <w:lvlJc w:val="left"/>
      <w:pPr>
        <w:ind w:left="8359" w:hanging="260"/>
      </w:pPr>
      <w:rPr>
        <w:rFonts w:hint="default"/>
        <w:lang w:val="en-US" w:eastAsia="en-US" w:bidi="ar-SA"/>
      </w:rPr>
    </w:lvl>
  </w:abstractNum>
  <w:abstractNum w:abstractNumId="1" w15:restartNumberingAfterBreak="0">
    <w:nsid w:val="0ECC6ABB"/>
    <w:multiLevelType w:val="hybridMultilevel"/>
    <w:tmpl w:val="830CE126"/>
    <w:lvl w:ilvl="0" w:tplc="93A47FB4">
      <w:start w:val="1"/>
      <w:numFmt w:val="decimal"/>
      <w:lvlText w:val="%1."/>
      <w:lvlJc w:val="left"/>
      <w:pPr>
        <w:ind w:left="933" w:hanging="221"/>
      </w:pPr>
      <w:rPr>
        <w:rFonts w:ascii="Arial" w:eastAsia="Arial" w:hAnsi="Arial" w:cs="Arial" w:hint="default"/>
        <w:w w:val="99"/>
        <w:sz w:val="20"/>
        <w:szCs w:val="20"/>
        <w:lang w:val="en-US" w:eastAsia="en-US" w:bidi="ar-SA"/>
      </w:rPr>
    </w:lvl>
    <w:lvl w:ilvl="1" w:tplc="85243166">
      <w:start w:val="7"/>
      <w:numFmt w:val="decimal"/>
      <w:lvlText w:val="%2."/>
      <w:lvlJc w:val="left"/>
      <w:pPr>
        <w:ind w:left="1654" w:hanging="360"/>
      </w:pPr>
      <w:rPr>
        <w:rFonts w:ascii="Arial" w:eastAsia="Arial" w:hAnsi="Arial" w:cs="Arial" w:hint="default"/>
        <w:b/>
        <w:bCs/>
        <w:spacing w:val="-1"/>
        <w:w w:val="99"/>
        <w:sz w:val="20"/>
        <w:szCs w:val="20"/>
        <w:lang w:val="en-US" w:eastAsia="en-US" w:bidi="ar-SA"/>
      </w:rPr>
    </w:lvl>
    <w:lvl w:ilvl="2" w:tplc="6EECCE62">
      <w:numFmt w:val="bullet"/>
      <w:lvlText w:val="•"/>
      <w:lvlJc w:val="left"/>
      <w:pPr>
        <w:ind w:left="2749" w:hanging="360"/>
      </w:pPr>
      <w:rPr>
        <w:rFonts w:hint="default"/>
        <w:lang w:val="en-US" w:eastAsia="en-US" w:bidi="ar-SA"/>
      </w:rPr>
    </w:lvl>
    <w:lvl w:ilvl="3" w:tplc="1110F3D8">
      <w:numFmt w:val="bullet"/>
      <w:lvlText w:val="•"/>
      <w:lvlJc w:val="left"/>
      <w:pPr>
        <w:ind w:left="3839" w:hanging="360"/>
      </w:pPr>
      <w:rPr>
        <w:rFonts w:hint="default"/>
        <w:lang w:val="en-US" w:eastAsia="en-US" w:bidi="ar-SA"/>
      </w:rPr>
    </w:lvl>
    <w:lvl w:ilvl="4" w:tplc="65722FB0">
      <w:numFmt w:val="bullet"/>
      <w:lvlText w:val="•"/>
      <w:lvlJc w:val="left"/>
      <w:pPr>
        <w:ind w:left="4928" w:hanging="360"/>
      </w:pPr>
      <w:rPr>
        <w:rFonts w:hint="default"/>
        <w:lang w:val="en-US" w:eastAsia="en-US" w:bidi="ar-SA"/>
      </w:rPr>
    </w:lvl>
    <w:lvl w:ilvl="5" w:tplc="BA10779A">
      <w:numFmt w:val="bullet"/>
      <w:lvlText w:val="•"/>
      <w:lvlJc w:val="left"/>
      <w:pPr>
        <w:ind w:left="6018" w:hanging="360"/>
      </w:pPr>
      <w:rPr>
        <w:rFonts w:hint="default"/>
        <w:lang w:val="en-US" w:eastAsia="en-US" w:bidi="ar-SA"/>
      </w:rPr>
    </w:lvl>
    <w:lvl w:ilvl="6" w:tplc="B5DC6FAA">
      <w:numFmt w:val="bullet"/>
      <w:lvlText w:val="•"/>
      <w:lvlJc w:val="left"/>
      <w:pPr>
        <w:ind w:left="7108" w:hanging="360"/>
      </w:pPr>
      <w:rPr>
        <w:rFonts w:hint="default"/>
        <w:lang w:val="en-US" w:eastAsia="en-US" w:bidi="ar-SA"/>
      </w:rPr>
    </w:lvl>
    <w:lvl w:ilvl="7" w:tplc="55589532">
      <w:numFmt w:val="bullet"/>
      <w:lvlText w:val="•"/>
      <w:lvlJc w:val="left"/>
      <w:pPr>
        <w:ind w:left="8197" w:hanging="360"/>
      </w:pPr>
      <w:rPr>
        <w:rFonts w:hint="default"/>
        <w:lang w:val="en-US" w:eastAsia="en-US" w:bidi="ar-SA"/>
      </w:rPr>
    </w:lvl>
    <w:lvl w:ilvl="8" w:tplc="1BFCE11A">
      <w:numFmt w:val="bullet"/>
      <w:lvlText w:val="•"/>
      <w:lvlJc w:val="left"/>
      <w:pPr>
        <w:ind w:left="9287" w:hanging="360"/>
      </w:pPr>
      <w:rPr>
        <w:rFonts w:hint="default"/>
        <w:lang w:val="en-US" w:eastAsia="en-US" w:bidi="ar-SA"/>
      </w:rPr>
    </w:lvl>
  </w:abstractNum>
  <w:abstractNum w:abstractNumId="2" w15:restartNumberingAfterBreak="0">
    <w:nsid w:val="1B611E90"/>
    <w:multiLevelType w:val="hybridMultilevel"/>
    <w:tmpl w:val="ED6011DC"/>
    <w:lvl w:ilvl="0" w:tplc="012EACC0">
      <w:start w:val="1"/>
      <w:numFmt w:val="decimal"/>
      <w:lvlText w:val="%1."/>
      <w:lvlJc w:val="left"/>
      <w:pPr>
        <w:ind w:left="934" w:hanging="360"/>
      </w:pPr>
      <w:rPr>
        <w:rFonts w:ascii="Arial" w:eastAsia="Arial" w:hAnsi="Arial" w:cs="Arial" w:hint="default"/>
        <w:b/>
        <w:bCs/>
        <w:spacing w:val="-1"/>
        <w:w w:val="99"/>
        <w:sz w:val="20"/>
        <w:szCs w:val="20"/>
        <w:lang w:val="en-US" w:eastAsia="en-US" w:bidi="ar-SA"/>
      </w:rPr>
    </w:lvl>
    <w:lvl w:ilvl="1" w:tplc="9320A6D4">
      <w:numFmt w:val="bullet"/>
      <w:lvlText w:val="•"/>
      <w:lvlJc w:val="left"/>
      <w:pPr>
        <w:ind w:left="1920" w:hanging="360"/>
      </w:pPr>
      <w:rPr>
        <w:rFonts w:hint="default"/>
        <w:lang w:val="en-US" w:eastAsia="en-US" w:bidi="ar-SA"/>
      </w:rPr>
    </w:lvl>
    <w:lvl w:ilvl="2" w:tplc="BF28D2C0">
      <w:numFmt w:val="bullet"/>
      <w:lvlText w:val="•"/>
      <w:lvlJc w:val="left"/>
      <w:pPr>
        <w:ind w:left="2901" w:hanging="360"/>
      </w:pPr>
      <w:rPr>
        <w:rFonts w:hint="default"/>
        <w:lang w:val="en-US" w:eastAsia="en-US" w:bidi="ar-SA"/>
      </w:rPr>
    </w:lvl>
    <w:lvl w:ilvl="3" w:tplc="C0306166">
      <w:numFmt w:val="bullet"/>
      <w:lvlText w:val="•"/>
      <w:lvlJc w:val="left"/>
      <w:pPr>
        <w:ind w:left="3881" w:hanging="360"/>
      </w:pPr>
      <w:rPr>
        <w:rFonts w:hint="default"/>
        <w:lang w:val="en-US" w:eastAsia="en-US" w:bidi="ar-SA"/>
      </w:rPr>
    </w:lvl>
    <w:lvl w:ilvl="4" w:tplc="0EAC2878">
      <w:numFmt w:val="bullet"/>
      <w:lvlText w:val="•"/>
      <w:lvlJc w:val="left"/>
      <w:pPr>
        <w:ind w:left="4862" w:hanging="360"/>
      </w:pPr>
      <w:rPr>
        <w:rFonts w:hint="default"/>
        <w:lang w:val="en-US" w:eastAsia="en-US" w:bidi="ar-SA"/>
      </w:rPr>
    </w:lvl>
    <w:lvl w:ilvl="5" w:tplc="08F27A58">
      <w:numFmt w:val="bullet"/>
      <w:lvlText w:val="•"/>
      <w:lvlJc w:val="left"/>
      <w:pPr>
        <w:ind w:left="5843" w:hanging="360"/>
      </w:pPr>
      <w:rPr>
        <w:rFonts w:hint="default"/>
        <w:lang w:val="en-US" w:eastAsia="en-US" w:bidi="ar-SA"/>
      </w:rPr>
    </w:lvl>
    <w:lvl w:ilvl="6" w:tplc="13AC0DFE">
      <w:numFmt w:val="bullet"/>
      <w:lvlText w:val="•"/>
      <w:lvlJc w:val="left"/>
      <w:pPr>
        <w:ind w:left="6823" w:hanging="360"/>
      </w:pPr>
      <w:rPr>
        <w:rFonts w:hint="default"/>
        <w:lang w:val="en-US" w:eastAsia="en-US" w:bidi="ar-SA"/>
      </w:rPr>
    </w:lvl>
    <w:lvl w:ilvl="7" w:tplc="380CB18E">
      <w:numFmt w:val="bullet"/>
      <w:lvlText w:val="•"/>
      <w:lvlJc w:val="left"/>
      <w:pPr>
        <w:ind w:left="7804" w:hanging="360"/>
      </w:pPr>
      <w:rPr>
        <w:rFonts w:hint="default"/>
        <w:lang w:val="en-US" w:eastAsia="en-US" w:bidi="ar-SA"/>
      </w:rPr>
    </w:lvl>
    <w:lvl w:ilvl="8" w:tplc="36BE9C9E">
      <w:numFmt w:val="bullet"/>
      <w:lvlText w:val="•"/>
      <w:lvlJc w:val="left"/>
      <w:pPr>
        <w:ind w:left="8785" w:hanging="360"/>
      </w:pPr>
      <w:rPr>
        <w:rFonts w:hint="default"/>
        <w:lang w:val="en-US" w:eastAsia="en-US" w:bidi="ar-SA"/>
      </w:rPr>
    </w:lvl>
  </w:abstractNum>
  <w:abstractNum w:abstractNumId="3" w15:restartNumberingAfterBreak="0">
    <w:nsid w:val="2099580B"/>
    <w:multiLevelType w:val="multilevel"/>
    <w:tmpl w:val="AC18C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26D5C"/>
    <w:multiLevelType w:val="hybridMultilevel"/>
    <w:tmpl w:val="66BEF9FE"/>
    <w:lvl w:ilvl="0" w:tplc="51C67564">
      <w:start w:val="1"/>
      <w:numFmt w:val="decimal"/>
      <w:lvlText w:val="%1."/>
      <w:lvlJc w:val="left"/>
      <w:pPr>
        <w:ind w:left="934" w:hanging="360"/>
      </w:pPr>
      <w:rPr>
        <w:rFonts w:ascii="Arial" w:eastAsia="Arial" w:hAnsi="Arial" w:cs="Arial" w:hint="default"/>
        <w:color w:val="393939"/>
        <w:spacing w:val="-1"/>
        <w:w w:val="99"/>
        <w:sz w:val="20"/>
        <w:szCs w:val="20"/>
        <w:lang w:val="en-US" w:eastAsia="en-US" w:bidi="ar-SA"/>
      </w:rPr>
    </w:lvl>
    <w:lvl w:ilvl="1" w:tplc="EC2ABFBC">
      <w:numFmt w:val="bullet"/>
      <w:lvlText w:val="•"/>
      <w:lvlJc w:val="left"/>
      <w:pPr>
        <w:ind w:left="1920" w:hanging="360"/>
      </w:pPr>
      <w:rPr>
        <w:rFonts w:hint="default"/>
        <w:lang w:val="en-US" w:eastAsia="en-US" w:bidi="ar-SA"/>
      </w:rPr>
    </w:lvl>
    <w:lvl w:ilvl="2" w:tplc="1BDAFDA8">
      <w:numFmt w:val="bullet"/>
      <w:lvlText w:val="•"/>
      <w:lvlJc w:val="left"/>
      <w:pPr>
        <w:ind w:left="2901" w:hanging="360"/>
      </w:pPr>
      <w:rPr>
        <w:rFonts w:hint="default"/>
        <w:lang w:val="en-US" w:eastAsia="en-US" w:bidi="ar-SA"/>
      </w:rPr>
    </w:lvl>
    <w:lvl w:ilvl="3" w:tplc="ACAA9FBE">
      <w:numFmt w:val="bullet"/>
      <w:lvlText w:val="•"/>
      <w:lvlJc w:val="left"/>
      <w:pPr>
        <w:ind w:left="3881" w:hanging="360"/>
      </w:pPr>
      <w:rPr>
        <w:rFonts w:hint="default"/>
        <w:lang w:val="en-US" w:eastAsia="en-US" w:bidi="ar-SA"/>
      </w:rPr>
    </w:lvl>
    <w:lvl w:ilvl="4" w:tplc="ED7C62AC">
      <w:numFmt w:val="bullet"/>
      <w:lvlText w:val="•"/>
      <w:lvlJc w:val="left"/>
      <w:pPr>
        <w:ind w:left="4862" w:hanging="360"/>
      </w:pPr>
      <w:rPr>
        <w:rFonts w:hint="default"/>
        <w:lang w:val="en-US" w:eastAsia="en-US" w:bidi="ar-SA"/>
      </w:rPr>
    </w:lvl>
    <w:lvl w:ilvl="5" w:tplc="B73ADF92">
      <w:numFmt w:val="bullet"/>
      <w:lvlText w:val="•"/>
      <w:lvlJc w:val="left"/>
      <w:pPr>
        <w:ind w:left="5843" w:hanging="360"/>
      </w:pPr>
      <w:rPr>
        <w:rFonts w:hint="default"/>
        <w:lang w:val="en-US" w:eastAsia="en-US" w:bidi="ar-SA"/>
      </w:rPr>
    </w:lvl>
    <w:lvl w:ilvl="6" w:tplc="8070B73A">
      <w:numFmt w:val="bullet"/>
      <w:lvlText w:val="•"/>
      <w:lvlJc w:val="left"/>
      <w:pPr>
        <w:ind w:left="6823" w:hanging="360"/>
      </w:pPr>
      <w:rPr>
        <w:rFonts w:hint="default"/>
        <w:lang w:val="en-US" w:eastAsia="en-US" w:bidi="ar-SA"/>
      </w:rPr>
    </w:lvl>
    <w:lvl w:ilvl="7" w:tplc="E1947998">
      <w:numFmt w:val="bullet"/>
      <w:lvlText w:val="•"/>
      <w:lvlJc w:val="left"/>
      <w:pPr>
        <w:ind w:left="7804" w:hanging="360"/>
      </w:pPr>
      <w:rPr>
        <w:rFonts w:hint="default"/>
        <w:lang w:val="en-US" w:eastAsia="en-US" w:bidi="ar-SA"/>
      </w:rPr>
    </w:lvl>
    <w:lvl w:ilvl="8" w:tplc="28CEEA50">
      <w:numFmt w:val="bullet"/>
      <w:lvlText w:val="•"/>
      <w:lvlJc w:val="left"/>
      <w:pPr>
        <w:ind w:left="8785" w:hanging="360"/>
      </w:pPr>
      <w:rPr>
        <w:rFonts w:hint="default"/>
        <w:lang w:val="en-US" w:eastAsia="en-US" w:bidi="ar-SA"/>
      </w:rPr>
    </w:lvl>
  </w:abstractNum>
  <w:abstractNum w:abstractNumId="5" w15:restartNumberingAfterBreak="0">
    <w:nsid w:val="2E6341B4"/>
    <w:multiLevelType w:val="hybridMultilevel"/>
    <w:tmpl w:val="CF6E5BAA"/>
    <w:lvl w:ilvl="0" w:tplc="E29891FC">
      <w:numFmt w:val="bullet"/>
      <w:lvlText w:val=""/>
      <w:lvlJc w:val="left"/>
      <w:pPr>
        <w:ind w:left="532" w:hanging="360"/>
      </w:pPr>
      <w:rPr>
        <w:rFonts w:ascii="Wingdings" w:eastAsia="Wingdings" w:hAnsi="Wingdings" w:cs="Wingdings" w:hint="default"/>
        <w:w w:val="99"/>
        <w:sz w:val="20"/>
        <w:szCs w:val="20"/>
        <w:lang w:val="en-US" w:eastAsia="en-US" w:bidi="ar-SA"/>
      </w:rPr>
    </w:lvl>
    <w:lvl w:ilvl="1" w:tplc="121E4FB6">
      <w:numFmt w:val="bullet"/>
      <w:lvlText w:val="•"/>
      <w:lvlJc w:val="left"/>
      <w:pPr>
        <w:ind w:left="1533" w:hanging="360"/>
      </w:pPr>
      <w:rPr>
        <w:rFonts w:hint="default"/>
        <w:lang w:val="en-US" w:eastAsia="en-US" w:bidi="ar-SA"/>
      </w:rPr>
    </w:lvl>
    <w:lvl w:ilvl="2" w:tplc="51627E12">
      <w:numFmt w:val="bullet"/>
      <w:lvlText w:val="•"/>
      <w:lvlJc w:val="left"/>
      <w:pPr>
        <w:ind w:left="2527" w:hanging="360"/>
      </w:pPr>
      <w:rPr>
        <w:rFonts w:hint="default"/>
        <w:lang w:val="en-US" w:eastAsia="en-US" w:bidi="ar-SA"/>
      </w:rPr>
    </w:lvl>
    <w:lvl w:ilvl="3" w:tplc="DD6AA962">
      <w:numFmt w:val="bullet"/>
      <w:lvlText w:val="•"/>
      <w:lvlJc w:val="left"/>
      <w:pPr>
        <w:ind w:left="3520" w:hanging="360"/>
      </w:pPr>
      <w:rPr>
        <w:rFonts w:hint="default"/>
        <w:lang w:val="en-US" w:eastAsia="en-US" w:bidi="ar-SA"/>
      </w:rPr>
    </w:lvl>
    <w:lvl w:ilvl="4" w:tplc="94AC2892">
      <w:numFmt w:val="bullet"/>
      <w:lvlText w:val="•"/>
      <w:lvlJc w:val="left"/>
      <w:pPr>
        <w:ind w:left="4514" w:hanging="360"/>
      </w:pPr>
      <w:rPr>
        <w:rFonts w:hint="default"/>
        <w:lang w:val="en-US" w:eastAsia="en-US" w:bidi="ar-SA"/>
      </w:rPr>
    </w:lvl>
    <w:lvl w:ilvl="5" w:tplc="C95434AA">
      <w:numFmt w:val="bullet"/>
      <w:lvlText w:val="•"/>
      <w:lvlJc w:val="left"/>
      <w:pPr>
        <w:ind w:left="5507" w:hanging="360"/>
      </w:pPr>
      <w:rPr>
        <w:rFonts w:hint="default"/>
        <w:lang w:val="en-US" w:eastAsia="en-US" w:bidi="ar-SA"/>
      </w:rPr>
    </w:lvl>
    <w:lvl w:ilvl="6" w:tplc="CE287E4C">
      <w:numFmt w:val="bullet"/>
      <w:lvlText w:val="•"/>
      <w:lvlJc w:val="left"/>
      <w:pPr>
        <w:ind w:left="6501" w:hanging="360"/>
      </w:pPr>
      <w:rPr>
        <w:rFonts w:hint="default"/>
        <w:lang w:val="en-US" w:eastAsia="en-US" w:bidi="ar-SA"/>
      </w:rPr>
    </w:lvl>
    <w:lvl w:ilvl="7" w:tplc="B6B02104">
      <w:numFmt w:val="bullet"/>
      <w:lvlText w:val="•"/>
      <w:lvlJc w:val="left"/>
      <w:pPr>
        <w:ind w:left="7494" w:hanging="360"/>
      </w:pPr>
      <w:rPr>
        <w:rFonts w:hint="default"/>
        <w:lang w:val="en-US" w:eastAsia="en-US" w:bidi="ar-SA"/>
      </w:rPr>
    </w:lvl>
    <w:lvl w:ilvl="8" w:tplc="1204A78A">
      <w:numFmt w:val="bullet"/>
      <w:lvlText w:val="•"/>
      <w:lvlJc w:val="left"/>
      <w:pPr>
        <w:ind w:left="8488" w:hanging="360"/>
      </w:pPr>
      <w:rPr>
        <w:rFonts w:hint="default"/>
        <w:lang w:val="en-US" w:eastAsia="en-US" w:bidi="ar-SA"/>
      </w:rPr>
    </w:lvl>
  </w:abstractNum>
  <w:abstractNum w:abstractNumId="6" w15:restartNumberingAfterBreak="0">
    <w:nsid w:val="31861F71"/>
    <w:multiLevelType w:val="multilevel"/>
    <w:tmpl w:val="E69C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7850B3"/>
    <w:multiLevelType w:val="hybridMultilevel"/>
    <w:tmpl w:val="3702C5FA"/>
    <w:lvl w:ilvl="0" w:tplc="AC8CFE14">
      <w:start w:val="4"/>
      <w:numFmt w:val="lowerLetter"/>
      <w:lvlText w:val="%1."/>
      <w:lvlJc w:val="left"/>
      <w:pPr>
        <w:ind w:left="446" w:hanging="234"/>
      </w:pPr>
      <w:rPr>
        <w:rFonts w:hint="default"/>
        <w:b/>
        <w:bCs/>
        <w:i/>
        <w:w w:val="99"/>
        <w:lang w:val="en-US" w:eastAsia="en-US" w:bidi="ar-SA"/>
      </w:rPr>
    </w:lvl>
    <w:lvl w:ilvl="1" w:tplc="06F0920A">
      <w:numFmt w:val="bullet"/>
      <w:lvlText w:val="•"/>
      <w:lvlJc w:val="left"/>
      <w:pPr>
        <w:ind w:left="1470" w:hanging="234"/>
      </w:pPr>
      <w:rPr>
        <w:rFonts w:hint="default"/>
        <w:lang w:val="en-US" w:eastAsia="en-US" w:bidi="ar-SA"/>
      </w:rPr>
    </w:lvl>
    <w:lvl w:ilvl="2" w:tplc="274A9EF6">
      <w:numFmt w:val="bullet"/>
      <w:lvlText w:val="•"/>
      <w:lvlJc w:val="left"/>
      <w:pPr>
        <w:ind w:left="2501" w:hanging="234"/>
      </w:pPr>
      <w:rPr>
        <w:rFonts w:hint="default"/>
        <w:lang w:val="en-US" w:eastAsia="en-US" w:bidi="ar-SA"/>
      </w:rPr>
    </w:lvl>
    <w:lvl w:ilvl="3" w:tplc="DCAAF35E">
      <w:numFmt w:val="bullet"/>
      <w:lvlText w:val="•"/>
      <w:lvlJc w:val="left"/>
      <w:pPr>
        <w:ind w:left="3531" w:hanging="234"/>
      </w:pPr>
      <w:rPr>
        <w:rFonts w:hint="default"/>
        <w:lang w:val="en-US" w:eastAsia="en-US" w:bidi="ar-SA"/>
      </w:rPr>
    </w:lvl>
    <w:lvl w:ilvl="4" w:tplc="E45073CA">
      <w:numFmt w:val="bullet"/>
      <w:lvlText w:val="•"/>
      <w:lvlJc w:val="left"/>
      <w:pPr>
        <w:ind w:left="4562" w:hanging="234"/>
      </w:pPr>
      <w:rPr>
        <w:rFonts w:hint="default"/>
        <w:lang w:val="en-US" w:eastAsia="en-US" w:bidi="ar-SA"/>
      </w:rPr>
    </w:lvl>
    <w:lvl w:ilvl="5" w:tplc="A1C69714">
      <w:numFmt w:val="bullet"/>
      <w:lvlText w:val="•"/>
      <w:lvlJc w:val="left"/>
      <w:pPr>
        <w:ind w:left="5593" w:hanging="234"/>
      </w:pPr>
      <w:rPr>
        <w:rFonts w:hint="default"/>
        <w:lang w:val="en-US" w:eastAsia="en-US" w:bidi="ar-SA"/>
      </w:rPr>
    </w:lvl>
    <w:lvl w:ilvl="6" w:tplc="7AC8AB38">
      <w:numFmt w:val="bullet"/>
      <w:lvlText w:val="•"/>
      <w:lvlJc w:val="left"/>
      <w:pPr>
        <w:ind w:left="6623" w:hanging="234"/>
      </w:pPr>
      <w:rPr>
        <w:rFonts w:hint="default"/>
        <w:lang w:val="en-US" w:eastAsia="en-US" w:bidi="ar-SA"/>
      </w:rPr>
    </w:lvl>
    <w:lvl w:ilvl="7" w:tplc="362457BA">
      <w:numFmt w:val="bullet"/>
      <w:lvlText w:val="•"/>
      <w:lvlJc w:val="left"/>
      <w:pPr>
        <w:ind w:left="7654" w:hanging="234"/>
      </w:pPr>
      <w:rPr>
        <w:rFonts w:hint="default"/>
        <w:lang w:val="en-US" w:eastAsia="en-US" w:bidi="ar-SA"/>
      </w:rPr>
    </w:lvl>
    <w:lvl w:ilvl="8" w:tplc="EF24EFE2">
      <w:numFmt w:val="bullet"/>
      <w:lvlText w:val="•"/>
      <w:lvlJc w:val="left"/>
      <w:pPr>
        <w:ind w:left="8685" w:hanging="234"/>
      </w:pPr>
      <w:rPr>
        <w:rFonts w:hint="default"/>
        <w:lang w:val="en-US" w:eastAsia="en-US" w:bidi="ar-SA"/>
      </w:rPr>
    </w:lvl>
  </w:abstractNum>
  <w:abstractNum w:abstractNumId="8" w15:restartNumberingAfterBreak="0">
    <w:nsid w:val="39106CED"/>
    <w:multiLevelType w:val="multilevel"/>
    <w:tmpl w:val="04CEB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F617AC"/>
    <w:multiLevelType w:val="hybridMultilevel"/>
    <w:tmpl w:val="CDD4BFC0"/>
    <w:lvl w:ilvl="0" w:tplc="E246441C">
      <w:start w:val="1"/>
      <w:numFmt w:val="lowerLetter"/>
      <w:lvlText w:val="%1."/>
      <w:lvlJc w:val="left"/>
      <w:pPr>
        <w:ind w:left="434" w:hanging="222"/>
      </w:pPr>
      <w:rPr>
        <w:rFonts w:ascii="Arial" w:eastAsia="Arial" w:hAnsi="Arial" w:cs="Arial" w:hint="default"/>
        <w:b/>
        <w:bCs/>
        <w:i/>
        <w:color w:val="393939"/>
        <w:spacing w:val="-1"/>
        <w:w w:val="99"/>
        <w:sz w:val="20"/>
        <w:szCs w:val="20"/>
        <w:lang w:val="en-US" w:eastAsia="en-US" w:bidi="ar-SA"/>
      </w:rPr>
    </w:lvl>
    <w:lvl w:ilvl="1" w:tplc="72BE4054">
      <w:numFmt w:val="bullet"/>
      <w:lvlText w:val="•"/>
      <w:lvlJc w:val="left"/>
      <w:pPr>
        <w:ind w:left="1470" w:hanging="222"/>
      </w:pPr>
      <w:rPr>
        <w:rFonts w:hint="default"/>
        <w:lang w:val="en-US" w:eastAsia="en-US" w:bidi="ar-SA"/>
      </w:rPr>
    </w:lvl>
    <w:lvl w:ilvl="2" w:tplc="52CA9B00">
      <w:numFmt w:val="bullet"/>
      <w:lvlText w:val="•"/>
      <w:lvlJc w:val="left"/>
      <w:pPr>
        <w:ind w:left="2501" w:hanging="222"/>
      </w:pPr>
      <w:rPr>
        <w:rFonts w:hint="default"/>
        <w:lang w:val="en-US" w:eastAsia="en-US" w:bidi="ar-SA"/>
      </w:rPr>
    </w:lvl>
    <w:lvl w:ilvl="3" w:tplc="D5965922">
      <w:numFmt w:val="bullet"/>
      <w:lvlText w:val="•"/>
      <w:lvlJc w:val="left"/>
      <w:pPr>
        <w:ind w:left="3531" w:hanging="222"/>
      </w:pPr>
      <w:rPr>
        <w:rFonts w:hint="default"/>
        <w:lang w:val="en-US" w:eastAsia="en-US" w:bidi="ar-SA"/>
      </w:rPr>
    </w:lvl>
    <w:lvl w:ilvl="4" w:tplc="E0CEBB72">
      <w:numFmt w:val="bullet"/>
      <w:lvlText w:val="•"/>
      <w:lvlJc w:val="left"/>
      <w:pPr>
        <w:ind w:left="4562" w:hanging="222"/>
      </w:pPr>
      <w:rPr>
        <w:rFonts w:hint="default"/>
        <w:lang w:val="en-US" w:eastAsia="en-US" w:bidi="ar-SA"/>
      </w:rPr>
    </w:lvl>
    <w:lvl w:ilvl="5" w:tplc="9D207714">
      <w:numFmt w:val="bullet"/>
      <w:lvlText w:val="•"/>
      <w:lvlJc w:val="left"/>
      <w:pPr>
        <w:ind w:left="5593" w:hanging="222"/>
      </w:pPr>
      <w:rPr>
        <w:rFonts w:hint="default"/>
        <w:lang w:val="en-US" w:eastAsia="en-US" w:bidi="ar-SA"/>
      </w:rPr>
    </w:lvl>
    <w:lvl w:ilvl="6" w:tplc="A330FF9E">
      <w:numFmt w:val="bullet"/>
      <w:lvlText w:val="•"/>
      <w:lvlJc w:val="left"/>
      <w:pPr>
        <w:ind w:left="6623" w:hanging="222"/>
      </w:pPr>
      <w:rPr>
        <w:rFonts w:hint="default"/>
        <w:lang w:val="en-US" w:eastAsia="en-US" w:bidi="ar-SA"/>
      </w:rPr>
    </w:lvl>
    <w:lvl w:ilvl="7" w:tplc="FFAAA2FA">
      <w:numFmt w:val="bullet"/>
      <w:lvlText w:val="•"/>
      <w:lvlJc w:val="left"/>
      <w:pPr>
        <w:ind w:left="7654" w:hanging="222"/>
      </w:pPr>
      <w:rPr>
        <w:rFonts w:hint="default"/>
        <w:lang w:val="en-US" w:eastAsia="en-US" w:bidi="ar-SA"/>
      </w:rPr>
    </w:lvl>
    <w:lvl w:ilvl="8" w:tplc="C8167BD0">
      <w:numFmt w:val="bullet"/>
      <w:lvlText w:val="•"/>
      <w:lvlJc w:val="left"/>
      <w:pPr>
        <w:ind w:left="8685" w:hanging="222"/>
      </w:pPr>
      <w:rPr>
        <w:rFonts w:hint="default"/>
        <w:lang w:val="en-US" w:eastAsia="en-US" w:bidi="ar-SA"/>
      </w:rPr>
    </w:lvl>
  </w:abstractNum>
  <w:abstractNum w:abstractNumId="10" w15:restartNumberingAfterBreak="0">
    <w:nsid w:val="3F5273B6"/>
    <w:multiLevelType w:val="hybridMultilevel"/>
    <w:tmpl w:val="D05CD8BE"/>
    <w:lvl w:ilvl="0" w:tplc="7A081894">
      <w:start w:val="1"/>
      <w:numFmt w:val="decimal"/>
      <w:lvlText w:val="%1."/>
      <w:lvlJc w:val="left"/>
      <w:pPr>
        <w:ind w:left="485" w:hanging="272"/>
      </w:pPr>
      <w:rPr>
        <w:rFonts w:ascii="Arial" w:eastAsia="Arial" w:hAnsi="Arial" w:cs="Arial" w:hint="default"/>
        <w:w w:val="100"/>
        <w:sz w:val="24"/>
        <w:szCs w:val="24"/>
        <w:lang w:val="en-US" w:eastAsia="en-US" w:bidi="ar-SA"/>
      </w:rPr>
    </w:lvl>
    <w:lvl w:ilvl="1" w:tplc="3858F5C8">
      <w:numFmt w:val="bullet"/>
      <w:lvlText w:val="•"/>
      <w:lvlJc w:val="left"/>
      <w:pPr>
        <w:ind w:left="1506" w:hanging="272"/>
      </w:pPr>
      <w:rPr>
        <w:rFonts w:hint="default"/>
        <w:lang w:val="en-US" w:eastAsia="en-US" w:bidi="ar-SA"/>
      </w:rPr>
    </w:lvl>
    <w:lvl w:ilvl="2" w:tplc="B498C532">
      <w:numFmt w:val="bullet"/>
      <w:lvlText w:val="•"/>
      <w:lvlJc w:val="left"/>
      <w:pPr>
        <w:ind w:left="2533" w:hanging="272"/>
      </w:pPr>
      <w:rPr>
        <w:rFonts w:hint="default"/>
        <w:lang w:val="en-US" w:eastAsia="en-US" w:bidi="ar-SA"/>
      </w:rPr>
    </w:lvl>
    <w:lvl w:ilvl="3" w:tplc="C3482FC8">
      <w:numFmt w:val="bullet"/>
      <w:lvlText w:val="•"/>
      <w:lvlJc w:val="left"/>
      <w:pPr>
        <w:ind w:left="3559" w:hanging="272"/>
      </w:pPr>
      <w:rPr>
        <w:rFonts w:hint="default"/>
        <w:lang w:val="en-US" w:eastAsia="en-US" w:bidi="ar-SA"/>
      </w:rPr>
    </w:lvl>
    <w:lvl w:ilvl="4" w:tplc="63AAE7D8">
      <w:numFmt w:val="bullet"/>
      <w:lvlText w:val="•"/>
      <w:lvlJc w:val="left"/>
      <w:pPr>
        <w:ind w:left="4586" w:hanging="272"/>
      </w:pPr>
      <w:rPr>
        <w:rFonts w:hint="default"/>
        <w:lang w:val="en-US" w:eastAsia="en-US" w:bidi="ar-SA"/>
      </w:rPr>
    </w:lvl>
    <w:lvl w:ilvl="5" w:tplc="DC1A8A22">
      <w:numFmt w:val="bullet"/>
      <w:lvlText w:val="•"/>
      <w:lvlJc w:val="left"/>
      <w:pPr>
        <w:ind w:left="5613" w:hanging="272"/>
      </w:pPr>
      <w:rPr>
        <w:rFonts w:hint="default"/>
        <w:lang w:val="en-US" w:eastAsia="en-US" w:bidi="ar-SA"/>
      </w:rPr>
    </w:lvl>
    <w:lvl w:ilvl="6" w:tplc="9F6C787C">
      <w:numFmt w:val="bullet"/>
      <w:lvlText w:val="•"/>
      <w:lvlJc w:val="left"/>
      <w:pPr>
        <w:ind w:left="6639" w:hanging="272"/>
      </w:pPr>
      <w:rPr>
        <w:rFonts w:hint="default"/>
        <w:lang w:val="en-US" w:eastAsia="en-US" w:bidi="ar-SA"/>
      </w:rPr>
    </w:lvl>
    <w:lvl w:ilvl="7" w:tplc="B986E42E">
      <w:numFmt w:val="bullet"/>
      <w:lvlText w:val="•"/>
      <w:lvlJc w:val="left"/>
      <w:pPr>
        <w:ind w:left="7666" w:hanging="272"/>
      </w:pPr>
      <w:rPr>
        <w:rFonts w:hint="default"/>
        <w:lang w:val="en-US" w:eastAsia="en-US" w:bidi="ar-SA"/>
      </w:rPr>
    </w:lvl>
    <w:lvl w:ilvl="8" w:tplc="61E4CE82">
      <w:numFmt w:val="bullet"/>
      <w:lvlText w:val="•"/>
      <w:lvlJc w:val="left"/>
      <w:pPr>
        <w:ind w:left="8693" w:hanging="272"/>
      </w:pPr>
      <w:rPr>
        <w:rFonts w:hint="default"/>
        <w:lang w:val="en-US" w:eastAsia="en-US" w:bidi="ar-SA"/>
      </w:rPr>
    </w:lvl>
  </w:abstractNum>
  <w:abstractNum w:abstractNumId="11" w15:restartNumberingAfterBreak="0">
    <w:nsid w:val="421F71FA"/>
    <w:multiLevelType w:val="hybridMultilevel"/>
    <w:tmpl w:val="B7442A5E"/>
    <w:lvl w:ilvl="0" w:tplc="A1583A6E">
      <w:start w:val="1"/>
      <w:numFmt w:val="decimal"/>
      <w:lvlText w:val="%1."/>
      <w:lvlJc w:val="left"/>
      <w:pPr>
        <w:ind w:left="934" w:hanging="360"/>
      </w:pPr>
      <w:rPr>
        <w:rFonts w:ascii="Arial" w:eastAsia="Arial" w:hAnsi="Arial" w:cs="Arial" w:hint="default"/>
        <w:color w:val="393939"/>
        <w:spacing w:val="-1"/>
        <w:w w:val="99"/>
        <w:sz w:val="20"/>
        <w:szCs w:val="20"/>
        <w:lang w:val="en-US" w:eastAsia="en-US" w:bidi="ar-SA"/>
      </w:rPr>
    </w:lvl>
    <w:lvl w:ilvl="1" w:tplc="0C2EA982">
      <w:numFmt w:val="bullet"/>
      <w:lvlText w:val="•"/>
      <w:lvlJc w:val="left"/>
      <w:pPr>
        <w:ind w:left="1920" w:hanging="360"/>
      </w:pPr>
      <w:rPr>
        <w:rFonts w:hint="default"/>
        <w:lang w:val="en-US" w:eastAsia="en-US" w:bidi="ar-SA"/>
      </w:rPr>
    </w:lvl>
    <w:lvl w:ilvl="2" w:tplc="71346138">
      <w:numFmt w:val="bullet"/>
      <w:lvlText w:val="•"/>
      <w:lvlJc w:val="left"/>
      <w:pPr>
        <w:ind w:left="2901" w:hanging="360"/>
      </w:pPr>
      <w:rPr>
        <w:rFonts w:hint="default"/>
        <w:lang w:val="en-US" w:eastAsia="en-US" w:bidi="ar-SA"/>
      </w:rPr>
    </w:lvl>
    <w:lvl w:ilvl="3" w:tplc="2AEAD286">
      <w:numFmt w:val="bullet"/>
      <w:lvlText w:val="•"/>
      <w:lvlJc w:val="left"/>
      <w:pPr>
        <w:ind w:left="3881" w:hanging="360"/>
      </w:pPr>
      <w:rPr>
        <w:rFonts w:hint="default"/>
        <w:lang w:val="en-US" w:eastAsia="en-US" w:bidi="ar-SA"/>
      </w:rPr>
    </w:lvl>
    <w:lvl w:ilvl="4" w:tplc="F8B00922">
      <w:numFmt w:val="bullet"/>
      <w:lvlText w:val="•"/>
      <w:lvlJc w:val="left"/>
      <w:pPr>
        <w:ind w:left="4862" w:hanging="360"/>
      </w:pPr>
      <w:rPr>
        <w:rFonts w:hint="default"/>
        <w:lang w:val="en-US" w:eastAsia="en-US" w:bidi="ar-SA"/>
      </w:rPr>
    </w:lvl>
    <w:lvl w:ilvl="5" w:tplc="9FC4A38A">
      <w:numFmt w:val="bullet"/>
      <w:lvlText w:val="•"/>
      <w:lvlJc w:val="left"/>
      <w:pPr>
        <w:ind w:left="5843" w:hanging="360"/>
      </w:pPr>
      <w:rPr>
        <w:rFonts w:hint="default"/>
        <w:lang w:val="en-US" w:eastAsia="en-US" w:bidi="ar-SA"/>
      </w:rPr>
    </w:lvl>
    <w:lvl w:ilvl="6" w:tplc="68166AA0">
      <w:numFmt w:val="bullet"/>
      <w:lvlText w:val="•"/>
      <w:lvlJc w:val="left"/>
      <w:pPr>
        <w:ind w:left="6823" w:hanging="360"/>
      </w:pPr>
      <w:rPr>
        <w:rFonts w:hint="default"/>
        <w:lang w:val="en-US" w:eastAsia="en-US" w:bidi="ar-SA"/>
      </w:rPr>
    </w:lvl>
    <w:lvl w:ilvl="7" w:tplc="1346E806">
      <w:numFmt w:val="bullet"/>
      <w:lvlText w:val="•"/>
      <w:lvlJc w:val="left"/>
      <w:pPr>
        <w:ind w:left="7804" w:hanging="360"/>
      </w:pPr>
      <w:rPr>
        <w:rFonts w:hint="default"/>
        <w:lang w:val="en-US" w:eastAsia="en-US" w:bidi="ar-SA"/>
      </w:rPr>
    </w:lvl>
    <w:lvl w:ilvl="8" w:tplc="C8726D42">
      <w:numFmt w:val="bullet"/>
      <w:lvlText w:val="•"/>
      <w:lvlJc w:val="left"/>
      <w:pPr>
        <w:ind w:left="8785" w:hanging="360"/>
      </w:pPr>
      <w:rPr>
        <w:rFonts w:hint="default"/>
        <w:lang w:val="en-US" w:eastAsia="en-US" w:bidi="ar-SA"/>
      </w:rPr>
    </w:lvl>
  </w:abstractNum>
  <w:abstractNum w:abstractNumId="12" w15:restartNumberingAfterBreak="0">
    <w:nsid w:val="4FB34EF3"/>
    <w:multiLevelType w:val="hybridMultilevel"/>
    <w:tmpl w:val="E8D0F61C"/>
    <w:lvl w:ilvl="0" w:tplc="133C4C38">
      <w:start w:val="1"/>
      <w:numFmt w:val="lowerLetter"/>
      <w:lvlText w:val="%1."/>
      <w:lvlJc w:val="left"/>
      <w:pPr>
        <w:ind w:left="434" w:hanging="222"/>
      </w:pPr>
      <w:rPr>
        <w:rFonts w:hint="default"/>
        <w:spacing w:val="-1"/>
        <w:w w:val="99"/>
        <w:lang w:val="en-US" w:eastAsia="en-US" w:bidi="ar-SA"/>
      </w:rPr>
    </w:lvl>
    <w:lvl w:ilvl="1" w:tplc="9452A70C">
      <w:numFmt w:val="bullet"/>
      <w:lvlText w:val="•"/>
      <w:lvlJc w:val="left"/>
      <w:pPr>
        <w:ind w:left="1470" w:hanging="222"/>
      </w:pPr>
      <w:rPr>
        <w:rFonts w:hint="default"/>
        <w:lang w:val="en-US" w:eastAsia="en-US" w:bidi="ar-SA"/>
      </w:rPr>
    </w:lvl>
    <w:lvl w:ilvl="2" w:tplc="1C820628">
      <w:numFmt w:val="bullet"/>
      <w:lvlText w:val="•"/>
      <w:lvlJc w:val="left"/>
      <w:pPr>
        <w:ind w:left="2501" w:hanging="222"/>
      </w:pPr>
      <w:rPr>
        <w:rFonts w:hint="default"/>
        <w:lang w:val="en-US" w:eastAsia="en-US" w:bidi="ar-SA"/>
      </w:rPr>
    </w:lvl>
    <w:lvl w:ilvl="3" w:tplc="9DDA223C">
      <w:numFmt w:val="bullet"/>
      <w:lvlText w:val="•"/>
      <w:lvlJc w:val="left"/>
      <w:pPr>
        <w:ind w:left="3531" w:hanging="222"/>
      </w:pPr>
      <w:rPr>
        <w:rFonts w:hint="default"/>
        <w:lang w:val="en-US" w:eastAsia="en-US" w:bidi="ar-SA"/>
      </w:rPr>
    </w:lvl>
    <w:lvl w:ilvl="4" w:tplc="AF444C52">
      <w:numFmt w:val="bullet"/>
      <w:lvlText w:val="•"/>
      <w:lvlJc w:val="left"/>
      <w:pPr>
        <w:ind w:left="4562" w:hanging="222"/>
      </w:pPr>
      <w:rPr>
        <w:rFonts w:hint="default"/>
        <w:lang w:val="en-US" w:eastAsia="en-US" w:bidi="ar-SA"/>
      </w:rPr>
    </w:lvl>
    <w:lvl w:ilvl="5" w:tplc="4498F342">
      <w:numFmt w:val="bullet"/>
      <w:lvlText w:val="•"/>
      <w:lvlJc w:val="left"/>
      <w:pPr>
        <w:ind w:left="5593" w:hanging="222"/>
      </w:pPr>
      <w:rPr>
        <w:rFonts w:hint="default"/>
        <w:lang w:val="en-US" w:eastAsia="en-US" w:bidi="ar-SA"/>
      </w:rPr>
    </w:lvl>
    <w:lvl w:ilvl="6" w:tplc="F6329732">
      <w:numFmt w:val="bullet"/>
      <w:lvlText w:val="•"/>
      <w:lvlJc w:val="left"/>
      <w:pPr>
        <w:ind w:left="6623" w:hanging="222"/>
      </w:pPr>
      <w:rPr>
        <w:rFonts w:hint="default"/>
        <w:lang w:val="en-US" w:eastAsia="en-US" w:bidi="ar-SA"/>
      </w:rPr>
    </w:lvl>
    <w:lvl w:ilvl="7" w:tplc="0630C5AE">
      <w:numFmt w:val="bullet"/>
      <w:lvlText w:val="•"/>
      <w:lvlJc w:val="left"/>
      <w:pPr>
        <w:ind w:left="7654" w:hanging="222"/>
      </w:pPr>
      <w:rPr>
        <w:rFonts w:hint="default"/>
        <w:lang w:val="en-US" w:eastAsia="en-US" w:bidi="ar-SA"/>
      </w:rPr>
    </w:lvl>
    <w:lvl w:ilvl="8" w:tplc="47F2A02E">
      <w:numFmt w:val="bullet"/>
      <w:lvlText w:val="•"/>
      <w:lvlJc w:val="left"/>
      <w:pPr>
        <w:ind w:left="8685" w:hanging="222"/>
      </w:pPr>
      <w:rPr>
        <w:rFonts w:hint="default"/>
        <w:lang w:val="en-US" w:eastAsia="en-US" w:bidi="ar-SA"/>
      </w:rPr>
    </w:lvl>
  </w:abstractNum>
  <w:abstractNum w:abstractNumId="13" w15:restartNumberingAfterBreak="0">
    <w:nsid w:val="51EC169E"/>
    <w:multiLevelType w:val="hybridMultilevel"/>
    <w:tmpl w:val="AF54DFCA"/>
    <w:lvl w:ilvl="0" w:tplc="E95AE050">
      <w:numFmt w:val="bullet"/>
      <w:lvlText w:val=""/>
      <w:lvlJc w:val="left"/>
      <w:pPr>
        <w:ind w:left="934" w:hanging="360"/>
      </w:pPr>
      <w:rPr>
        <w:rFonts w:ascii="Wingdings" w:eastAsia="Wingdings" w:hAnsi="Wingdings" w:cs="Wingdings" w:hint="default"/>
        <w:w w:val="99"/>
        <w:sz w:val="20"/>
        <w:szCs w:val="20"/>
        <w:lang w:val="en-US" w:eastAsia="en-US" w:bidi="ar-SA"/>
      </w:rPr>
    </w:lvl>
    <w:lvl w:ilvl="1" w:tplc="084CC982">
      <w:numFmt w:val="bullet"/>
      <w:lvlText w:val="•"/>
      <w:lvlJc w:val="left"/>
      <w:pPr>
        <w:ind w:left="1920" w:hanging="360"/>
      </w:pPr>
      <w:rPr>
        <w:rFonts w:hint="default"/>
        <w:lang w:val="en-US" w:eastAsia="en-US" w:bidi="ar-SA"/>
      </w:rPr>
    </w:lvl>
    <w:lvl w:ilvl="2" w:tplc="34ECBA6C">
      <w:numFmt w:val="bullet"/>
      <w:lvlText w:val="•"/>
      <w:lvlJc w:val="left"/>
      <w:pPr>
        <w:ind w:left="2901" w:hanging="360"/>
      </w:pPr>
      <w:rPr>
        <w:rFonts w:hint="default"/>
        <w:lang w:val="en-US" w:eastAsia="en-US" w:bidi="ar-SA"/>
      </w:rPr>
    </w:lvl>
    <w:lvl w:ilvl="3" w:tplc="7AA8EEB6">
      <w:numFmt w:val="bullet"/>
      <w:lvlText w:val="•"/>
      <w:lvlJc w:val="left"/>
      <w:pPr>
        <w:ind w:left="3881" w:hanging="360"/>
      </w:pPr>
      <w:rPr>
        <w:rFonts w:hint="default"/>
        <w:lang w:val="en-US" w:eastAsia="en-US" w:bidi="ar-SA"/>
      </w:rPr>
    </w:lvl>
    <w:lvl w:ilvl="4" w:tplc="607AAEBE">
      <w:numFmt w:val="bullet"/>
      <w:lvlText w:val="•"/>
      <w:lvlJc w:val="left"/>
      <w:pPr>
        <w:ind w:left="4862" w:hanging="360"/>
      </w:pPr>
      <w:rPr>
        <w:rFonts w:hint="default"/>
        <w:lang w:val="en-US" w:eastAsia="en-US" w:bidi="ar-SA"/>
      </w:rPr>
    </w:lvl>
    <w:lvl w:ilvl="5" w:tplc="2EBEB1C0">
      <w:numFmt w:val="bullet"/>
      <w:lvlText w:val="•"/>
      <w:lvlJc w:val="left"/>
      <w:pPr>
        <w:ind w:left="5843" w:hanging="360"/>
      </w:pPr>
      <w:rPr>
        <w:rFonts w:hint="default"/>
        <w:lang w:val="en-US" w:eastAsia="en-US" w:bidi="ar-SA"/>
      </w:rPr>
    </w:lvl>
    <w:lvl w:ilvl="6" w:tplc="B8DEB502">
      <w:numFmt w:val="bullet"/>
      <w:lvlText w:val="•"/>
      <w:lvlJc w:val="left"/>
      <w:pPr>
        <w:ind w:left="6823" w:hanging="360"/>
      </w:pPr>
      <w:rPr>
        <w:rFonts w:hint="default"/>
        <w:lang w:val="en-US" w:eastAsia="en-US" w:bidi="ar-SA"/>
      </w:rPr>
    </w:lvl>
    <w:lvl w:ilvl="7" w:tplc="B3925824">
      <w:numFmt w:val="bullet"/>
      <w:lvlText w:val="•"/>
      <w:lvlJc w:val="left"/>
      <w:pPr>
        <w:ind w:left="7804" w:hanging="360"/>
      </w:pPr>
      <w:rPr>
        <w:rFonts w:hint="default"/>
        <w:lang w:val="en-US" w:eastAsia="en-US" w:bidi="ar-SA"/>
      </w:rPr>
    </w:lvl>
    <w:lvl w:ilvl="8" w:tplc="BB3A3022">
      <w:numFmt w:val="bullet"/>
      <w:lvlText w:val="•"/>
      <w:lvlJc w:val="left"/>
      <w:pPr>
        <w:ind w:left="8785" w:hanging="360"/>
      </w:pPr>
      <w:rPr>
        <w:rFonts w:hint="default"/>
        <w:lang w:val="en-US" w:eastAsia="en-US" w:bidi="ar-SA"/>
      </w:rPr>
    </w:lvl>
  </w:abstractNum>
  <w:abstractNum w:abstractNumId="14" w15:restartNumberingAfterBreak="0">
    <w:nsid w:val="574F413C"/>
    <w:multiLevelType w:val="hybridMultilevel"/>
    <w:tmpl w:val="DAC43206"/>
    <w:lvl w:ilvl="0" w:tplc="9B906DB2">
      <w:start w:val="1"/>
      <w:numFmt w:val="decimal"/>
      <w:lvlText w:val="%1."/>
      <w:lvlJc w:val="left"/>
      <w:pPr>
        <w:ind w:left="934" w:hanging="360"/>
      </w:pPr>
      <w:rPr>
        <w:rFonts w:hint="default"/>
        <w:b/>
        <w:bCs/>
        <w:spacing w:val="-1"/>
        <w:w w:val="100"/>
        <w:lang w:val="en-US" w:eastAsia="en-US" w:bidi="ar-SA"/>
      </w:rPr>
    </w:lvl>
    <w:lvl w:ilvl="1" w:tplc="B5749E7C">
      <w:numFmt w:val="bullet"/>
      <w:lvlText w:val="•"/>
      <w:lvlJc w:val="left"/>
      <w:pPr>
        <w:ind w:left="1920" w:hanging="360"/>
      </w:pPr>
      <w:rPr>
        <w:rFonts w:hint="default"/>
        <w:lang w:val="en-US" w:eastAsia="en-US" w:bidi="ar-SA"/>
      </w:rPr>
    </w:lvl>
    <w:lvl w:ilvl="2" w:tplc="82240888">
      <w:numFmt w:val="bullet"/>
      <w:lvlText w:val="•"/>
      <w:lvlJc w:val="left"/>
      <w:pPr>
        <w:ind w:left="2901" w:hanging="360"/>
      </w:pPr>
      <w:rPr>
        <w:rFonts w:hint="default"/>
        <w:lang w:val="en-US" w:eastAsia="en-US" w:bidi="ar-SA"/>
      </w:rPr>
    </w:lvl>
    <w:lvl w:ilvl="3" w:tplc="AACA7A9E">
      <w:numFmt w:val="bullet"/>
      <w:lvlText w:val="•"/>
      <w:lvlJc w:val="left"/>
      <w:pPr>
        <w:ind w:left="3881" w:hanging="360"/>
      </w:pPr>
      <w:rPr>
        <w:rFonts w:hint="default"/>
        <w:lang w:val="en-US" w:eastAsia="en-US" w:bidi="ar-SA"/>
      </w:rPr>
    </w:lvl>
    <w:lvl w:ilvl="4" w:tplc="A68A815E">
      <w:numFmt w:val="bullet"/>
      <w:lvlText w:val="•"/>
      <w:lvlJc w:val="left"/>
      <w:pPr>
        <w:ind w:left="4862" w:hanging="360"/>
      </w:pPr>
      <w:rPr>
        <w:rFonts w:hint="default"/>
        <w:lang w:val="en-US" w:eastAsia="en-US" w:bidi="ar-SA"/>
      </w:rPr>
    </w:lvl>
    <w:lvl w:ilvl="5" w:tplc="95241890">
      <w:numFmt w:val="bullet"/>
      <w:lvlText w:val="•"/>
      <w:lvlJc w:val="left"/>
      <w:pPr>
        <w:ind w:left="5843" w:hanging="360"/>
      </w:pPr>
      <w:rPr>
        <w:rFonts w:hint="default"/>
        <w:lang w:val="en-US" w:eastAsia="en-US" w:bidi="ar-SA"/>
      </w:rPr>
    </w:lvl>
    <w:lvl w:ilvl="6" w:tplc="989AFC54">
      <w:numFmt w:val="bullet"/>
      <w:lvlText w:val="•"/>
      <w:lvlJc w:val="left"/>
      <w:pPr>
        <w:ind w:left="6823" w:hanging="360"/>
      </w:pPr>
      <w:rPr>
        <w:rFonts w:hint="default"/>
        <w:lang w:val="en-US" w:eastAsia="en-US" w:bidi="ar-SA"/>
      </w:rPr>
    </w:lvl>
    <w:lvl w:ilvl="7" w:tplc="CE669342">
      <w:numFmt w:val="bullet"/>
      <w:lvlText w:val="•"/>
      <w:lvlJc w:val="left"/>
      <w:pPr>
        <w:ind w:left="7804" w:hanging="360"/>
      </w:pPr>
      <w:rPr>
        <w:rFonts w:hint="default"/>
        <w:lang w:val="en-US" w:eastAsia="en-US" w:bidi="ar-SA"/>
      </w:rPr>
    </w:lvl>
    <w:lvl w:ilvl="8" w:tplc="E976DCA8">
      <w:numFmt w:val="bullet"/>
      <w:lvlText w:val="•"/>
      <w:lvlJc w:val="left"/>
      <w:pPr>
        <w:ind w:left="8785" w:hanging="360"/>
      </w:pPr>
      <w:rPr>
        <w:rFonts w:hint="default"/>
        <w:lang w:val="en-US" w:eastAsia="en-US" w:bidi="ar-SA"/>
      </w:rPr>
    </w:lvl>
  </w:abstractNum>
  <w:abstractNum w:abstractNumId="15" w15:restartNumberingAfterBreak="0">
    <w:nsid w:val="5D4867E8"/>
    <w:multiLevelType w:val="hybridMultilevel"/>
    <w:tmpl w:val="5228307A"/>
    <w:lvl w:ilvl="0" w:tplc="162E21E4">
      <w:start w:val="1"/>
      <w:numFmt w:val="decimal"/>
      <w:lvlText w:val="%1."/>
      <w:lvlJc w:val="left"/>
      <w:pPr>
        <w:ind w:left="934" w:hanging="360"/>
      </w:pPr>
      <w:rPr>
        <w:rFonts w:ascii="Arial" w:eastAsia="Arial" w:hAnsi="Arial" w:cs="Arial" w:hint="default"/>
        <w:b/>
        <w:bCs/>
        <w:spacing w:val="-1"/>
        <w:w w:val="99"/>
        <w:sz w:val="20"/>
        <w:szCs w:val="20"/>
        <w:lang w:val="en-US" w:eastAsia="en-US" w:bidi="ar-SA"/>
      </w:rPr>
    </w:lvl>
    <w:lvl w:ilvl="1" w:tplc="9320A6D4">
      <w:numFmt w:val="bullet"/>
      <w:lvlText w:val="•"/>
      <w:lvlJc w:val="left"/>
      <w:pPr>
        <w:ind w:left="1920" w:hanging="360"/>
      </w:pPr>
      <w:rPr>
        <w:rFonts w:hint="default"/>
        <w:lang w:val="en-US" w:eastAsia="en-US" w:bidi="ar-SA"/>
      </w:rPr>
    </w:lvl>
    <w:lvl w:ilvl="2" w:tplc="BF28D2C0">
      <w:numFmt w:val="bullet"/>
      <w:lvlText w:val="•"/>
      <w:lvlJc w:val="left"/>
      <w:pPr>
        <w:ind w:left="2901" w:hanging="360"/>
      </w:pPr>
      <w:rPr>
        <w:rFonts w:hint="default"/>
        <w:lang w:val="en-US" w:eastAsia="en-US" w:bidi="ar-SA"/>
      </w:rPr>
    </w:lvl>
    <w:lvl w:ilvl="3" w:tplc="C0306166">
      <w:numFmt w:val="bullet"/>
      <w:lvlText w:val="•"/>
      <w:lvlJc w:val="left"/>
      <w:pPr>
        <w:ind w:left="3881" w:hanging="360"/>
      </w:pPr>
      <w:rPr>
        <w:rFonts w:hint="default"/>
        <w:lang w:val="en-US" w:eastAsia="en-US" w:bidi="ar-SA"/>
      </w:rPr>
    </w:lvl>
    <w:lvl w:ilvl="4" w:tplc="0EAC2878">
      <w:numFmt w:val="bullet"/>
      <w:lvlText w:val="•"/>
      <w:lvlJc w:val="left"/>
      <w:pPr>
        <w:ind w:left="4862" w:hanging="360"/>
      </w:pPr>
      <w:rPr>
        <w:rFonts w:hint="default"/>
        <w:lang w:val="en-US" w:eastAsia="en-US" w:bidi="ar-SA"/>
      </w:rPr>
    </w:lvl>
    <w:lvl w:ilvl="5" w:tplc="08F27A58">
      <w:numFmt w:val="bullet"/>
      <w:lvlText w:val="•"/>
      <w:lvlJc w:val="left"/>
      <w:pPr>
        <w:ind w:left="5843" w:hanging="360"/>
      </w:pPr>
      <w:rPr>
        <w:rFonts w:hint="default"/>
        <w:lang w:val="en-US" w:eastAsia="en-US" w:bidi="ar-SA"/>
      </w:rPr>
    </w:lvl>
    <w:lvl w:ilvl="6" w:tplc="13AC0DFE">
      <w:numFmt w:val="bullet"/>
      <w:lvlText w:val="•"/>
      <w:lvlJc w:val="left"/>
      <w:pPr>
        <w:ind w:left="6823" w:hanging="360"/>
      </w:pPr>
      <w:rPr>
        <w:rFonts w:hint="default"/>
        <w:lang w:val="en-US" w:eastAsia="en-US" w:bidi="ar-SA"/>
      </w:rPr>
    </w:lvl>
    <w:lvl w:ilvl="7" w:tplc="380CB18E">
      <w:numFmt w:val="bullet"/>
      <w:lvlText w:val="•"/>
      <w:lvlJc w:val="left"/>
      <w:pPr>
        <w:ind w:left="7804" w:hanging="360"/>
      </w:pPr>
      <w:rPr>
        <w:rFonts w:hint="default"/>
        <w:lang w:val="en-US" w:eastAsia="en-US" w:bidi="ar-SA"/>
      </w:rPr>
    </w:lvl>
    <w:lvl w:ilvl="8" w:tplc="36BE9C9E">
      <w:numFmt w:val="bullet"/>
      <w:lvlText w:val="•"/>
      <w:lvlJc w:val="left"/>
      <w:pPr>
        <w:ind w:left="8785" w:hanging="360"/>
      </w:pPr>
      <w:rPr>
        <w:rFonts w:hint="default"/>
        <w:lang w:val="en-US" w:eastAsia="en-US" w:bidi="ar-SA"/>
      </w:rPr>
    </w:lvl>
  </w:abstractNum>
  <w:abstractNum w:abstractNumId="16" w15:restartNumberingAfterBreak="0">
    <w:nsid w:val="631C7818"/>
    <w:multiLevelType w:val="hybridMultilevel"/>
    <w:tmpl w:val="F9A271A2"/>
    <w:lvl w:ilvl="0" w:tplc="B1B877EA">
      <w:numFmt w:val="bullet"/>
      <w:lvlText w:val=""/>
      <w:lvlJc w:val="left"/>
      <w:pPr>
        <w:ind w:left="1540" w:hanging="360"/>
      </w:pPr>
      <w:rPr>
        <w:rFonts w:ascii="Symbol" w:eastAsia="Symbol" w:hAnsi="Symbol" w:cs="Symbol" w:hint="default"/>
        <w:w w:val="100"/>
        <w:sz w:val="22"/>
        <w:szCs w:val="22"/>
        <w:lang w:val="en-US" w:eastAsia="en-US" w:bidi="ar-SA"/>
      </w:rPr>
    </w:lvl>
    <w:lvl w:ilvl="1" w:tplc="D5F0F772">
      <w:numFmt w:val="bullet"/>
      <w:lvlText w:val="•"/>
      <w:lvlJc w:val="left"/>
      <w:pPr>
        <w:ind w:left="2433" w:hanging="360"/>
      </w:pPr>
      <w:rPr>
        <w:rFonts w:hint="default"/>
        <w:lang w:val="en-US" w:eastAsia="en-US" w:bidi="ar-SA"/>
      </w:rPr>
    </w:lvl>
    <w:lvl w:ilvl="2" w:tplc="586823AC">
      <w:numFmt w:val="bullet"/>
      <w:lvlText w:val="•"/>
      <w:lvlJc w:val="left"/>
      <w:pPr>
        <w:ind w:left="3327" w:hanging="360"/>
      </w:pPr>
      <w:rPr>
        <w:rFonts w:hint="default"/>
        <w:lang w:val="en-US" w:eastAsia="en-US" w:bidi="ar-SA"/>
      </w:rPr>
    </w:lvl>
    <w:lvl w:ilvl="3" w:tplc="0616C948">
      <w:numFmt w:val="bullet"/>
      <w:lvlText w:val="•"/>
      <w:lvlJc w:val="left"/>
      <w:pPr>
        <w:ind w:left="4220" w:hanging="360"/>
      </w:pPr>
      <w:rPr>
        <w:rFonts w:hint="default"/>
        <w:lang w:val="en-US" w:eastAsia="en-US" w:bidi="ar-SA"/>
      </w:rPr>
    </w:lvl>
    <w:lvl w:ilvl="4" w:tplc="5E4CF950">
      <w:numFmt w:val="bullet"/>
      <w:lvlText w:val="•"/>
      <w:lvlJc w:val="left"/>
      <w:pPr>
        <w:ind w:left="5114" w:hanging="360"/>
      </w:pPr>
      <w:rPr>
        <w:rFonts w:hint="default"/>
        <w:lang w:val="en-US" w:eastAsia="en-US" w:bidi="ar-SA"/>
      </w:rPr>
    </w:lvl>
    <w:lvl w:ilvl="5" w:tplc="23EEA626">
      <w:numFmt w:val="bullet"/>
      <w:lvlText w:val="•"/>
      <w:lvlJc w:val="left"/>
      <w:pPr>
        <w:ind w:left="6007" w:hanging="360"/>
      </w:pPr>
      <w:rPr>
        <w:rFonts w:hint="default"/>
        <w:lang w:val="en-US" w:eastAsia="en-US" w:bidi="ar-SA"/>
      </w:rPr>
    </w:lvl>
    <w:lvl w:ilvl="6" w:tplc="9AF4EB18">
      <w:numFmt w:val="bullet"/>
      <w:lvlText w:val="•"/>
      <w:lvlJc w:val="left"/>
      <w:pPr>
        <w:ind w:left="6901" w:hanging="360"/>
      </w:pPr>
      <w:rPr>
        <w:rFonts w:hint="default"/>
        <w:lang w:val="en-US" w:eastAsia="en-US" w:bidi="ar-SA"/>
      </w:rPr>
    </w:lvl>
    <w:lvl w:ilvl="7" w:tplc="BA56F14E">
      <w:numFmt w:val="bullet"/>
      <w:lvlText w:val="•"/>
      <w:lvlJc w:val="left"/>
      <w:pPr>
        <w:ind w:left="7794" w:hanging="360"/>
      </w:pPr>
      <w:rPr>
        <w:rFonts w:hint="default"/>
        <w:lang w:val="en-US" w:eastAsia="en-US" w:bidi="ar-SA"/>
      </w:rPr>
    </w:lvl>
    <w:lvl w:ilvl="8" w:tplc="DFD2F568">
      <w:numFmt w:val="bullet"/>
      <w:lvlText w:val="•"/>
      <w:lvlJc w:val="left"/>
      <w:pPr>
        <w:ind w:left="8688" w:hanging="360"/>
      </w:pPr>
      <w:rPr>
        <w:rFonts w:hint="default"/>
        <w:lang w:val="en-US" w:eastAsia="en-US" w:bidi="ar-SA"/>
      </w:rPr>
    </w:lvl>
  </w:abstractNum>
  <w:abstractNum w:abstractNumId="17" w15:restartNumberingAfterBreak="0">
    <w:nsid w:val="6E3660A8"/>
    <w:multiLevelType w:val="hybridMultilevel"/>
    <w:tmpl w:val="AA843DD8"/>
    <w:lvl w:ilvl="0" w:tplc="0268BAB6">
      <w:numFmt w:val="bullet"/>
      <w:lvlText w:val="-"/>
      <w:lvlJc w:val="left"/>
      <w:pPr>
        <w:ind w:left="213" w:hanging="138"/>
      </w:pPr>
      <w:rPr>
        <w:rFonts w:hint="default"/>
        <w:w w:val="100"/>
        <w:lang w:val="en-US" w:eastAsia="en-US" w:bidi="ar-SA"/>
      </w:rPr>
    </w:lvl>
    <w:lvl w:ilvl="1" w:tplc="8F12348C">
      <w:numFmt w:val="bullet"/>
      <w:lvlText w:val="•"/>
      <w:lvlJc w:val="left"/>
      <w:pPr>
        <w:ind w:left="1272" w:hanging="138"/>
      </w:pPr>
      <w:rPr>
        <w:rFonts w:hint="default"/>
        <w:lang w:val="en-US" w:eastAsia="en-US" w:bidi="ar-SA"/>
      </w:rPr>
    </w:lvl>
    <w:lvl w:ilvl="2" w:tplc="4072DCAA">
      <w:numFmt w:val="bullet"/>
      <w:lvlText w:val="•"/>
      <w:lvlJc w:val="left"/>
      <w:pPr>
        <w:ind w:left="2325" w:hanging="138"/>
      </w:pPr>
      <w:rPr>
        <w:rFonts w:hint="default"/>
        <w:lang w:val="en-US" w:eastAsia="en-US" w:bidi="ar-SA"/>
      </w:rPr>
    </w:lvl>
    <w:lvl w:ilvl="3" w:tplc="23D4E346">
      <w:numFmt w:val="bullet"/>
      <w:lvlText w:val="•"/>
      <w:lvlJc w:val="left"/>
      <w:pPr>
        <w:ind w:left="3377" w:hanging="138"/>
      </w:pPr>
      <w:rPr>
        <w:rFonts w:hint="default"/>
        <w:lang w:val="en-US" w:eastAsia="en-US" w:bidi="ar-SA"/>
      </w:rPr>
    </w:lvl>
    <w:lvl w:ilvl="4" w:tplc="705A8F42">
      <w:numFmt w:val="bullet"/>
      <w:lvlText w:val="•"/>
      <w:lvlJc w:val="left"/>
      <w:pPr>
        <w:ind w:left="4430" w:hanging="138"/>
      </w:pPr>
      <w:rPr>
        <w:rFonts w:hint="default"/>
        <w:lang w:val="en-US" w:eastAsia="en-US" w:bidi="ar-SA"/>
      </w:rPr>
    </w:lvl>
    <w:lvl w:ilvl="5" w:tplc="8188DC5C">
      <w:numFmt w:val="bullet"/>
      <w:lvlText w:val="•"/>
      <w:lvlJc w:val="left"/>
      <w:pPr>
        <w:ind w:left="5483" w:hanging="138"/>
      </w:pPr>
      <w:rPr>
        <w:rFonts w:hint="default"/>
        <w:lang w:val="en-US" w:eastAsia="en-US" w:bidi="ar-SA"/>
      </w:rPr>
    </w:lvl>
    <w:lvl w:ilvl="6" w:tplc="48C4EC10">
      <w:numFmt w:val="bullet"/>
      <w:lvlText w:val="•"/>
      <w:lvlJc w:val="left"/>
      <w:pPr>
        <w:ind w:left="6535" w:hanging="138"/>
      </w:pPr>
      <w:rPr>
        <w:rFonts w:hint="default"/>
        <w:lang w:val="en-US" w:eastAsia="en-US" w:bidi="ar-SA"/>
      </w:rPr>
    </w:lvl>
    <w:lvl w:ilvl="7" w:tplc="B29459EA">
      <w:numFmt w:val="bullet"/>
      <w:lvlText w:val="•"/>
      <w:lvlJc w:val="left"/>
      <w:pPr>
        <w:ind w:left="7588" w:hanging="138"/>
      </w:pPr>
      <w:rPr>
        <w:rFonts w:hint="default"/>
        <w:lang w:val="en-US" w:eastAsia="en-US" w:bidi="ar-SA"/>
      </w:rPr>
    </w:lvl>
    <w:lvl w:ilvl="8" w:tplc="DD78DEBC">
      <w:numFmt w:val="bullet"/>
      <w:lvlText w:val="•"/>
      <w:lvlJc w:val="left"/>
      <w:pPr>
        <w:ind w:left="8641" w:hanging="138"/>
      </w:pPr>
      <w:rPr>
        <w:rFonts w:hint="default"/>
        <w:lang w:val="en-US" w:eastAsia="en-US" w:bidi="ar-SA"/>
      </w:rPr>
    </w:lvl>
  </w:abstractNum>
  <w:abstractNum w:abstractNumId="18" w15:restartNumberingAfterBreak="0">
    <w:nsid w:val="6F487459"/>
    <w:multiLevelType w:val="hybridMultilevel"/>
    <w:tmpl w:val="BC9078EC"/>
    <w:lvl w:ilvl="0" w:tplc="95207C6E">
      <w:start w:val="1"/>
      <w:numFmt w:val="decimal"/>
      <w:lvlText w:val="%1."/>
      <w:lvlJc w:val="left"/>
      <w:pPr>
        <w:ind w:left="820" w:hanging="360"/>
      </w:pPr>
      <w:rPr>
        <w:rFonts w:ascii="Arial" w:eastAsia="Arial" w:hAnsi="Arial" w:cs="Arial" w:hint="default"/>
        <w:spacing w:val="-1"/>
        <w:w w:val="100"/>
        <w:sz w:val="22"/>
        <w:szCs w:val="22"/>
        <w:lang w:val="en-US" w:eastAsia="en-US" w:bidi="ar-SA"/>
      </w:rPr>
    </w:lvl>
    <w:lvl w:ilvl="1" w:tplc="095201A0">
      <w:numFmt w:val="bullet"/>
      <w:lvlText w:val="•"/>
      <w:lvlJc w:val="left"/>
      <w:pPr>
        <w:ind w:left="1785" w:hanging="360"/>
      </w:pPr>
      <w:rPr>
        <w:rFonts w:hint="default"/>
        <w:lang w:val="en-US" w:eastAsia="en-US" w:bidi="ar-SA"/>
      </w:rPr>
    </w:lvl>
    <w:lvl w:ilvl="2" w:tplc="95903B06">
      <w:numFmt w:val="bullet"/>
      <w:lvlText w:val="•"/>
      <w:lvlJc w:val="left"/>
      <w:pPr>
        <w:ind w:left="2751" w:hanging="360"/>
      </w:pPr>
      <w:rPr>
        <w:rFonts w:hint="default"/>
        <w:lang w:val="en-US" w:eastAsia="en-US" w:bidi="ar-SA"/>
      </w:rPr>
    </w:lvl>
    <w:lvl w:ilvl="3" w:tplc="A30EF7C2">
      <w:numFmt w:val="bullet"/>
      <w:lvlText w:val="•"/>
      <w:lvlJc w:val="left"/>
      <w:pPr>
        <w:ind w:left="3716" w:hanging="360"/>
      </w:pPr>
      <w:rPr>
        <w:rFonts w:hint="default"/>
        <w:lang w:val="en-US" w:eastAsia="en-US" w:bidi="ar-SA"/>
      </w:rPr>
    </w:lvl>
    <w:lvl w:ilvl="4" w:tplc="7EA4FD08">
      <w:numFmt w:val="bullet"/>
      <w:lvlText w:val="•"/>
      <w:lvlJc w:val="left"/>
      <w:pPr>
        <w:ind w:left="4682" w:hanging="360"/>
      </w:pPr>
      <w:rPr>
        <w:rFonts w:hint="default"/>
        <w:lang w:val="en-US" w:eastAsia="en-US" w:bidi="ar-SA"/>
      </w:rPr>
    </w:lvl>
    <w:lvl w:ilvl="5" w:tplc="DA2A3CF2">
      <w:numFmt w:val="bullet"/>
      <w:lvlText w:val="•"/>
      <w:lvlJc w:val="left"/>
      <w:pPr>
        <w:ind w:left="5647" w:hanging="360"/>
      </w:pPr>
      <w:rPr>
        <w:rFonts w:hint="default"/>
        <w:lang w:val="en-US" w:eastAsia="en-US" w:bidi="ar-SA"/>
      </w:rPr>
    </w:lvl>
    <w:lvl w:ilvl="6" w:tplc="6C2410DE">
      <w:numFmt w:val="bullet"/>
      <w:lvlText w:val="•"/>
      <w:lvlJc w:val="left"/>
      <w:pPr>
        <w:ind w:left="6613" w:hanging="360"/>
      </w:pPr>
      <w:rPr>
        <w:rFonts w:hint="default"/>
        <w:lang w:val="en-US" w:eastAsia="en-US" w:bidi="ar-SA"/>
      </w:rPr>
    </w:lvl>
    <w:lvl w:ilvl="7" w:tplc="6DE2E2C0">
      <w:numFmt w:val="bullet"/>
      <w:lvlText w:val="•"/>
      <w:lvlJc w:val="left"/>
      <w:pPr>
        <w:ind w:left="7578" w:hanging="360"/>
      </w:pPr>
      <w:rPr>
        <w:rFonts w:hint="default"/>
        <w:lang w:val="en-US" w:eastAsia="en-US" w:bidi="ar-SA"/>
      </w:rPr>
    </w:lvl>
    <w:lvl w:ilvl="8" w:tplc="7DFA4998">
      <w:numFmt w:val="bullet"/>
      <w:lvlText w:val="•"/>
      <w:lvlJc w:val="left"/>
      <w:pPr>
        <w:ind w:left="8544" w:hanging="360"/>
      </w:pPr>
      <w:rPr>
        <w:rFonts w:hint="default"/>
        <w:lang w:val="en-US" w:eastAsia="en-US" w:bidi="ar-SA"/>
      </w:rPr>
    </w:lvl>
  </w:abstractNum>
  <w:abstractNum w:abstractNumId="19" w15:restartNumberingAfterBreak="0">
    <w:nsid w:val="7F0A7CD2"/>
    <w:multiLevelType w:val="multilevel"/>
    <w:tmpl w:val="A6628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B047F1"/>
    <w:multiLevelType w:val="hybridMultilevel"/>
    <w:tmpl w:val="5B6256E0"/>
    <w:lvl w:ilvl="0" w:tplc="5666FB50">
      <w:start w:val="1"/>
      <w:numFmt w:val="lowerLetter"/>
      <w:lvlText w:val="%1."/>
      <w:lvlJc w:val="left"/>
      <w:pPr>
        <w:ind w:left="1294" w:hanging="720"/>
      </w:pPr>
      <w:rPr>
        <w:rFonts w:ascii="Arial" w:eastAsia="Arial" w:hAnsi="Arial" w:cs="Arial" w:hint="default"/>
        <w:color w:val="393939"/>
        <w:spacing w:val="-1"/>
        <w:w w:val="99"/>
        <w:sz w:val="20"/>
        <w:szCs w:val="20"/>
        <w:lang w:val="en-US" w:eastAsia="en-US" w:bidi="ar-SA"/>
      </w:rPr>
    </w:lvl>
    <w:lvl w:ilvl="1" w:tplc="CA1E5A8E">
      <w:numFmt w:val="bullet"/>
      <w:lvlText w:val="•"/>
      <w:lvlJc w:val="left"/>
      <w:pPr>
        <w:ind w:left="2244" w:hanging="720"/>
      </w:pPr>
      <w:rPr>
        <w:rFonts w:hint="default"/>
        <w:lang w:val="en-US" w:eastAsia="en-US" w:bidi="ar-SA"/>
      </w:rPr>
    </w:lvl>
    <w:lvl w:ilvl="2" w:tplc="69346A12">
      <w:numFmt w:val="bullet"/>
      <w:lvlText w:val="•"/>
      <w:lvlJc w:val="left"/>
      <w:pPr>
        <w:ind w:left="3189" w:hanging="720"/>
      </w:pPr>
      <w:rPr>
        <w:rFonts w:hint="default"/>
        <w:lang w:val="en-US" w:eastAsia="en-US" w:bidi="ar-SA"/>
      </w:rPr>
    </w:lvl>
    <w:lvl w:ilvl="3" w:tplc="C512D9F0">
      <w:numFmt w:val="bullet"/>
      <w:lvlText w:val="•"/>
      <w:lvlJc w:val="left"/>
      <w:pPr>
        <w:ind w:left="4133" w:hanging="720"/>
      </w:pPr>
      <w:rPr>
        <w:rFonts w:hint="default"/>
        <w:lang w:val="en-US" w:eastAsia="en-US" w:bidi="ar-SA"/>
      </w:rPr>
    </w:lvl>
    <w:lvl w:ilvl="4" w:tplc="82D80FFC">
      <w:numFmt w:val="bullet"/>
      <w:lvlText w:val="•"/>
      <w:lvlJc w:val="left"/>
      <w:pPr>
        <w:ind w:left="5078" w:hanging="720"/>
      </w:pPr>
      <w:rPr>
        <w:rFonts w:hint="default"/>
        <w:lang w:val="en-US" w:eastAsia="en-US" w:bidi="ar-SA"/>
      </w:rPr>
    </w:lvl>
    <w:lvl w:ilvl="5" w:tplc="80DAA64E">
      <w:numFmt w:val="bullet"/>
      <w:lvlText w:val="•"/>
      <w:lvlJc w:val="left"/>
      <w:pPr>
        <w:ind w:left="6023" w:hanging="720"/>
      </w:pPr>
      <w:rPr>
        <w:rFonts w:hint="default"/>
        <w:lang w:val="en-US" w:eastAsia="en-US" w:bidi="ar-SA"/>
      </w:rPr>
    </w:lvl>
    <w:lvl w:ilvl="6" w:tplc="6EDC63D8">
      <w:numFmt w:val="bullet"/>
      <w:lvlText w:val="•"/>
      <w:lvlJc w:val="left"/>
      <w:pPr>
        <w:ind w:left="6967" w:hanging="720"/>
      </w:pPr>
      <w:rPr>
        <w:rFonts w:hint="default"/>
        <w:lang w:val="en-US" w:eastAsia="en-US" w:bidi="ar-SA"/>
      </w:rPr>
    </w:lvl>
    <w:lvl w:ilvl="7" w:tplc="DCD2F104">
      <w:numFmt w:val="bullet"/>
      <w:lvlText w:val="•"/>
      <w:lvlJc w:val="left"/>
      <w:pPr>
        <w:ind w:left="7912" w:hanging="720"/>
      </w:pPr>
      <w:rPr>
        <w:rFonts w:hint="default"/>
        <w:lang w:val="en-US" w:eastAsia="en-US" w:bidi="ar-SA"/>
      </w:rPr>
    </w:lvl>
    <w:lvl w:ilvl="8" w:tplc="F1363578">
      <w:numFmt w:val="bullet"/>
      <w:lvlText w:val="•"/>
      <w:lvlJc w:val="left"/>
      <w:pPr>
        <w:ind w:left="8857" w:hanging="720"/>
      </w:pPr>
      <w:rPr>
        <w:rFonts w:hint="default"/>
        <w:lang w:val="en-US" w:eastAsia="en-US" w:bidi="ar-SA"/>
      </w:rPr>
    </w:lvl>
  </w:abstractNum>
  <w:num w:numId="1">
    <w:abstractNumId w:val="10"/>
  </w:num>
  <w:num w:numId="2">
    <w:abstractNumId w:val="17"/>
  </w:num>
  <w:num w:numId="3">
    <w:abstractNumId w:val="7"/>
  </w:num>
  <w:num w:numId="4">
    <w:abstractNumId w:val="9"/>
  </w:num>
  <w:num w:numId="5">
    <w:abstractNumId w:val="4"/>
  </w:num>
  <w:num w:numId="6">
    <w:abstractNumId w:val="11"/>
  </w:num>
  <w:num w:numId="7">
    <w:abstractNumId w:val="1"/>
  </w:num>
  <w:num w:numId="8">
    <w:abstractNumId w:val="2"/>
  </w:num>
  <w:num w:numId="9">
    <w:abstractNumId w:val="20"/>
  </w:num>
  <w:num w:numId="10">
    <w:abstractNumId w:val="12"/>
  </w:num>
  <w:num w:numId="11">
    <w:abstractNumId w:val="14"/>
  </w:num>
  <w:num w:numId="12">
    <w:abstractNumId w:val="13"/>
  </w:num>
  <w:num w:numId="13">
    <w:abstractNumId w:val="0"/>
  </w:num>
  <w:num w:numId="14">
    <w:abstractNumId w:val="5"/>
  </w:num>
  <w:num w:numId="15">
    <w:abstractNumId w:val="18"/>
  </w:num>
  <w:num w:numId="16">
    <w:abstractNumId w:val="16"/>
  </w:num>
  <w:num w:numId="17">
    <w:abstractNumId w:val="15"/>
  </w:num>
  <w:num w:numId="18">
    <w:abstractNumId w:val="3"/>
  </w:num>
  <w:num w:numId="19">
    <w:abstractNumId w:val="19"/>
  </w:num>
  <w:num w:numId="20">
    <w:abstractNumId w:val="8"/>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855"/>
    <w:rsid w:val="003744E3"/>
    <w:rsid w:val="00391D26"/>
    <w:rsid w:val="00660AD9"/>
    <w:rsid w:val="008C050C"/>
    <w:rsid w:val="00AF5842"/>
    <w:rsid w:val="00CC30CE"/>
    <w:rsid w:val="00DA6855"/>
    <w:rsid w:val="00DD7ED5"/>
    <w:rsid w:val="00E26EA0"/>
    <w:rsid w:val="00E44F1C"/>
    <w:rsid w:val="00EA3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9AAF0D"/>
  <w15:docId w15:val="{C46BCAEF-D70A-4AC9-B6DE-2A10B432D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14"/>
      <w:jc w:val="right"/>
      <w:outlineLvl w:val="0"/>
    </w:pPr>
    <w:rPr>
      <w:rFonts w:ascii="Calibri" w:eastAsia="Calibri" w:hAnsi="Calibri" w:cs="Calibri"/>
      <w:b/>
      <w:bCs/>
      <w:sz w:val="24"/>
      <w:szCs w:val="24"/>
    </w:rPr>
  </w:style>
  <w:style w:type="paragraph" w:styleId="Heading2">
    <w:name w:val="heading 2"/>
    <w:basedOn w:val="Normal"/>
    <w:uiPriority w:val="1"/>
    <w:qFormat/>
    <w:pPr>
      <w:ind w:left="213"/>
      <w:outlineLvl w:val="1"/>
    </w:pPr>
    <w:rPr>
      <w:b/>
      <w:bCs/>
    </w:rPr>
  </w:style>
  <w:style w:type="paragraph" w:styleId="Heading3">
    <w:name w:val="heading 3"/>
    <w:basedOn w:val="Normal"/>
    <w:uiPriority w:val="1"/>
    <w:qFormat/>
    <w:pPr>
      <w:ind w:left="473" w:hanging="261"/>
      <w:outlineLvl w:val="2"/>
    </w:pPr>
    <w:rPr>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934" w:hanging="361"/>
    </w:pPr>
  </w:style>
  <w:style w:type="paragraph" w:customStyle="1" w:styleId="TableParagraph">
    <w:name w:val="Table Paragraph"/>
    <w:basedOn w:val="Normal"/>
    <w:uiPriority w:val="1"/>
    <w:qFormat/>
    <w:pPr>
      <w:ind w:left="100"/>
    </w:pPr>
  </w:style>
  <w:style w:type="character" w:styleId="Hyperlink">
    <w:name w:val="Hyperlink"/>
    <w:basedOn w:val="DefaultParagraphFont"/>
    <w:uiPriority w:val="99"/>
    <w:unhideWhenUsed/>
    <w:rsid w:val="00EA3EF5"/>
    <w:rPr>
      <w:color w:val="0000FF"/>
      <w:u w:val="single"/>
    </w:rPr>
  </w:style>
  <w:style w:type="character" w:styleId="Emphasis">
    <w:name w:val="Emphasis"/>
    <w:basedOn w:val="DefaultParagraphFont"/>
    <w:uiPriority w:val="20"/>
    <w:qFormat/>
    <w:rsid w:val="00EA3EF5"/>
    <w:rPr>
      <w:i/>
      <w:iCs/>
    </w:rPr>
  </w:style>
  <w:style w:type="paragraph" w:styleId="NormalWeb">
    <w:name w:val="Normal (Web)"/>
    <w:basedOn w:val="Normal"/>
    <w:uiPriority w:val="99"/>
    <w:semiHidden/>
    <w:unhideWhenUsed/>
    <w:rsid w:val="00EA3EF5"/>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D7E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7ED5"/>
    <w:rPr>
      <w:rFonts w:ascii="Courier New" w:eastAsia="Times New Roman" w:hAnsi="Courier New" w:cs="Courier New"/>
      <w:sz w:val="20"/>
      <w:szCs w:val="20"/>
    </w:rPr>
  </w:style>
  <w:style w:type="character" w:styleId="HTMLCode">
    <w:name w:val="HTML Code"/>
    <w:basedOn w:val="DefaultParagraphFont"/>
    <w:uiPriority w:val="99"/>
    <w:semiHidden/>
    <w:unhideWhenUsed/>
    <w:rsid w:val="00DD7ED5"/>
    <w:rPr>
      <w:rFonts w:ascii="Courier New" w:eastAsia="Times New Roman" w:hAnsi="Courier New" w:cs="Courier New"/>
      <w:sz w:val="20"/>
      <w:szCs w:val="20"/>
    </w:rPr>
  </w:style>
  <w:style w:type="character" w:customStyle="1" w:styleId="token">
    <w:name w:val="token"/>
    <w:basedOn w:val="DefaultParagraphFont"/>
    <w:rsid w:val="00DD7ED5"/>
  </w:style>
  <w:style w:type="character" w:styleId="Strong">
    <w:name w:val="Strong"/>
    <w:basedOn w:val="DefaultParagraphFont"/>
    <w:uiPriority w:val="22"/>
    <w:qFormat/>
    <w:rsid w:val="003744E3"/>
    <w:rPr>
      <w:b/>
      <w:bCs/>
    </w:rPr>
  </w:style>
  <w:style w:type="paragraph" w:styleId="Header">
    <w:name w:val="header"/>
    <w:basedOn w:val="Normal"/>
    <w:link w:val="HeaderChar"/>
    <w:uiPriority w:val="99"/>
    <w:unhideWhenUsed/>
    <w:rsid w:val="003744E3"/>
    <w:pPr>
      <w:tabs>
        <w:tab w:val="center" w:pos="4680"/>
        <w:tab w:val="right" w:pos="9360"/>
      </w:tabs>
    </w:pPr>
  </w:style>
  <w:style w:type="character" w:customStyle="1" w:styleId="HeaderChar">
    <w:name w:val="Header Char"/>
    <w:basedOn w:val="DefaultParagraphFont"/>
    <w:link w:val="Header"/>
    <w:uiPriority w:val="99"/>
    <w:rsid w:val="003744E3"/>
    <w:rPr>
      <w:rFonts w:ascii="Arial" w:eastAsia="Arial" w:hAnsi="Arial" w:cs="Arial"/>
    </w:rPr>
  </w:style>
  <w:style w:type="paragraph" w:styleId="Footer">
    <w:name w:val="footer"/>
    <w:basedOn w:val="Normal"/>
    <w:link w:val="FooterChar"/>
    <w:uiPriority w:val="99"/>
    <w:unhideWhenUsed/>
    <w:rsid w:val="003744E3"/>
    <w:pPr>
      <w:tabs>
        <w:tab w:val="center" w:pos="4680"/>
        <w:tab w:val="right" w:pos="9360"/>
      </w:tabs>
    </w:pPr>
  </w:style>
  <w:style w:type="character" w:customStyle="1" w:styleId="FooterChar">
    <w:name w:val="Footer Char"/>
    <w:basedOn w:val="DefaultParagraphFont"/>
    <w:link w:val="Footer"/>
    <w:uiPriority w:val="99"/>
    <w:rsid w:val="003744E3"/>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739135">
      <w:bodyDiv w:val="1"/>
      <w:marLeft w:val="0"/>
      <w:marRight w:val="0"/>
      <w:marTop w:val="0"/>
      <w:marBottom w:val="0"/>
      <w:divBdr>
        <w:top w:val="none" w:sz="0" w:space="0" w:color="auto"/>
        <w:left w:val="none" w:sz="0" w:space="0" w:color="auto"/>
        <w:bottom w:val="none" w:sz="0" w:space="0" w:color="auto"/>
        <w:right w:val="none" w:sz="0" w:space="0" w:color="auto"/>
      </w:divBdr>
    </w:div>
    <w:div w:id="550306290">
      <w:bodyDiv w:val="1"/>
      <w:marLeft w:val="0"/>
      <w:marRight w:val="0"/>
      <w:marTop w:val="0"/>
      <w:marBottom w:val="0"/>
      <w:divBdr>
        <w:top w:val="none" w:sz="0" w:space="0" w:color="auto"/>
        <w:left w:val="none" w:sz="0" w:space="0" w:color="auto"/>
        <w:bottom w:val="none" w:sz="0" w:space="0" w:color="auto"/>
        <w:right w:val="none" w:sz="0" w:space="0" w:color="auto"/>
      </w:divBdr>
    </w:div>
    <w:div w:id="552159771">
      <w:bodyDiv w:val="1"/>
      <w:marLeft w:val="0"/>
      <w:marRight w:val="0"/>
      <w:marTop w:val="0"/>
      <w:marBottom w:val="0"/>
      <w:divBdr>
        <w:top w:val="none" w:sz="0" w:space="0" w:color="auto"/>
        <w:left w:val="none" w:sz="0" w:space="0" w:color="auto"/>
        <w:bottom w:val="none" w:sz="0" w:space="0" w:color="auto"/>
        <w:right w:val="none" w:sz="0" w:space="0" w:color="auto"/>
      </w:divBdr>
    </w:div>
    <w:div w:id="946891827">
      <w:bodyDiv w:val="1"/>
      <w:marLeft w:val="0"/>
      <w:marRight w:val="0"/>
      <w:marTop w:val="0"/>
      <w:marBottom w:val="0"/>
      <w:divBdr>
        <w:top w:val="none" w:sz="0" w:space="0" w:color="auto"/>
        <w:left w:val="none" w:sz="0" w:space="0" w:color="auto"/>
        <w:bottom w:val="none" w:sz="0" w:space="0" w:color="auto"/>
        <w:right w:val="none" w:sz="0" w:space="0" w:color="auto"/>
      </w:divBdr>
    </w:div>
    <w:div w:id="1129083464">
      <w:bodyDiv w:val="1"/>
      <w:marLeft w:val="0"/>
      <w:marRight w:val="0"/>
      <w:marTop w:val="0"/>
      <w:marBottom w:val="0"/>
      <w:divBdr>
        <w:top w:val="none" w:sz="0" w:space="0" w:color="auto"/>
        <w:left w:val="none" w:sz="0" w:space="0" w:color="auto"/>
        <w:bottom w:val="none" w:sz="0" w:space="0" w:color="auto"/>
        <w:right w:val="none" w:sz="0" w:space="0" w:color="auto"/>
      </w:divBdr>
    </w:div>
    <w:div w:id="1930460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hyperlink" Target="https://lastminuteengineers.com/creating-esp32-web-server-arduino-ide/"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header" Target="header6.xml"/><Relationship Id="rId55" Type="http://schemas.openxmlformats.org/officeDocument/2006/relationships/image" Target="media/image35.png"/><Relationship Id="rId63" Type="http://schemas.openxmlformats.org/officeDocument/2006/relationships/image" Target="media/image38.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footer" Target="footer4.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hyperlink" Target="https://github.com/adafruit/Adafruit_Sensor/archive/master.zip"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raw.githubusercontent.com/RuiSantosdotme/ESP32-Course/master/code/WiFi_Web_Server_DHT/WiFi_Web_Server_DHT.ino" TargetMode="External"/><Relationship Id="rId19" Type="http://schemas.openxmlformats.org/officeDocument/2006/relationships/image" Target="media/image8.jpeg"/><Relationship Id="rId14" Type="http://schemas.openxmlformats.org/officeDocument/2006/relationships/hyperlink" Target="https://en.wikipedia.org/wiki/Mesh_networking" TargetMode="External"/><Relationship Id="rId22" Type="http://schemas.openxmlformats.org/officeDocument/2006/relationships/image" Target="media/image10.jpeg"/><Relationship Id="rId27" Type="http://schemas.openxmlformats.org/officeDocument/2006/relationships/footer" Target="footer3.xml"/><Relationship Id="rId30" Type="http://schemas.openxmlformats.org/officeDocument/2006/relationships/header" Target="header5.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header" Target="header7.xml"/><Relationship Id="rId8" Type="http://schemas.openxmlformats.org/officeDocument/2006/relationships/header" Target="header1.xml"/><Relationship Id="rId51"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eader" Target="header2.xml"/><Relationship Id="rId25" Type="http://schemas.openxmlformats.org/officeDocument/2006/relationships/image" Target="media/image13.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github.com/me-no-dev/ESPAsyncWebServer/archive/master.zip" TargetMode="External"/><Relationship Id="rId67"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header" Target="header4.xml"/><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hyperlink" Target="https://github.com/adafruit/DHT-sensor-library" TargetMode="External"/><Relationship Id="rId10" Type="http://schemas.openxmlformats.org/officeDocument/2006/relationships/image" Target="media/image2.jpeg"/><Relationship Id="rId31" Type="http://schemas.openxmlformats.org/officeDocument/2006/relationships/footer" Target="footer5.xml"/><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hyperlink" Target="https://github.com/me-no-dev/AsyncTCP/archive/master.zip" TargetMode="External"/><Relationship Id="rId65"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footer" Target="footer2.xml"/><Relationship Id="rId39" Type="http://schemas.openxmlformats.org/officeDocument/2006/relationships/image" Target="media/image21.png"/></Relationships>
</file>

<file path=word/_rels/footer1.xml.rels><?xml version="1.0" encoding="UTF-8" standalone="yes"?>
<Relationships xmlns="http://schemas.openxmlformats.org/package/2006/relationships"><Relationship Id="rId2" Type="http://schemas.openxmlformats.org/officeDocument/2006/relationships/hyperlink" Target="mailto:zoolfahmy@psis.edu.my" TargetMode="External"/><Relationship Id="rId1" Type="http://schemas.openxmlformats.org/officeDocument/2006/relationships/hyperlink" Target="mailto:zoolfahmy@psis.edu.my"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zoolfahmy@psis.edu.my" TargetMode="External"/><Relationship Id="rId1" Type="http://schemas.openxmlformats.org/officeDocument/2006/relationships/hyperlink" Target="mailto:zoolfahmy@psis.edu.my"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mailto:zoolfahmy@psis.edu.my" TargetMode="External"/><Relationship Id="rId1" Type="http://schemas.openxmlformats.org/officeDocument/2006/relationships/hyperlink" Target="mailto:zoolfahmy@psis.edu.my"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mailto:zoolfahmy@psis.edu.my" TargetMode="External"/><Relationship Id="rId1" Type="http://schemas.openxmlformats.org/officeDocument/2006/relationships/hyperlink" Target="mailto:zoolfahmy@psis.edu.my"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mailto:zoolfahmy@psis.edu.my" TargetMode="External"/><Relationship Id="rId1" Type="http://schemas.openxmlformats.org/officeDocument/2006/relationships/hyperlink" Target="mailto:zoolfahmy@psis.edu.my"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mailto:zoolfahmy@psis.edu.my" TargetMode="External"/><Relationship Id="rId1" Type="http://schemas.openxmlformats.org/officeDocument/2006/relationships/hyperlink" Target="mailto:zoolfahmy@psis.edu.my" TargetMode="External"/></Relationships>
</file>

<file path=word/_rels/footer7.xml.rels><?xml version="1.0" encoding="UTF-8" standalone="yes"?>
<Relationships xmlns="http://schemas.openxmlformats.org/package/2006/relationships"><Relationship Id="rId2" Type="http://schemas.openxmlformats.org/officeDocument/2006/relationships/hyperlink" Target="mailto:zoolfahmy@psis.edu.my" TargetMode="External"/><Relationship Id="rId1" Type="http://schemas.openxmlformats.org/officeDocument/2006/relationships/hyperlink" Target="mailto:zoolfahmy@psis.edu.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20</Pages>
  <Words>2438</Words>
  <Characters>13903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DEC50132 INTERNET BASED CONTROLLER                                         PRACTICAL WORK 3</vt:lpstr>
    </vt:vector>
  </TitlesOfParts>
  <Company/>
  <LinksUpToDate>false</LinksUpToDate>
  <CharactersWithSpaces>16309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DEC50132 INTERNET BASED CONTROLLER                                         PRACTICAL WORK 3</dc:title>
  <dc:creator>Ruhaida Nural Anuar</dc:creator>
  <cp:lastModifiedBy>Administrator</cp:lastModifiedBy>
  <cp:revision>3</cp:revision>
  <dcterms:created xsi:type="dcterms:W3CDTF">2022-03-18T07:23:00Z</dcterms:created>
  <dcterms:modified xsi:type="dcterms:W3CDTF">2022-03-18T07:27:00Z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2020-01-16T00:00:00Z</vt:filetime>
  </property>
  <property fmtid="{D5CDD505-2E9C-101B-9397-08002B2CF9AE}" pid="3" name="Creator">
    <vt:lpwstr>Microsoft® Word 2016</vt:lpwstr>
  </property>
  <property fmtid="{D5CDD505-2E9C-101B-9397-08002B2CF9AE}" pid="4" name="LastSaved">
    <vt:filetime>2021-04-27T00:00:00Z</vt:filetime>
  </property>
</Properties>
</file>